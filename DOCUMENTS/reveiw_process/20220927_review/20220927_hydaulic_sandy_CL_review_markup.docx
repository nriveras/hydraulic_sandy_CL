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3CBC5" w14:textId="6B15CE13" w:rsidR="00FA2825" w:rsidRPr="006453D9" w:rsidRDefault="00FA2825" w:rsidP="00FA2825">
      <w:pPr>
        <w:pStyle w:val="MDPI11articletype"/>
      </w:pPr>
      <w:r w:rsidRPr="006453D9">
        <w:t>Article</w:t>
      </w:r>
    </w:p>
    <w:p w14:paraId="75ED243F" w14:textId="09A5116B" w:rsidR="00FA2825" w:rsidRPr="003B1AF1" w:rsidRDefault="00CC08B3" w:rsidP="00FA2825">
      <w:pPr>
        <w:pStyle w:val="MDPI12title"/>
      </w:pPr>
      <w:r w:rsidRPr="00CC08B3">
        <w:t xml:space="preserve">Variability of Hydraulic Properties and Hydrophobicity in a Coarse-Textured Inceptisol Cultivated with Maize in </w:t>
      </w:r>
      <w:del w:id="0" w:author="Nicolás Riveras Muñoz" w:date="2022-09-29T17:03:00Z">
        <w:r w:rsidRPr="00CC08B3" w:rsidDel="004159F4">
          <w:delText>the Mediterranean Area of</w:delText>
        </w:r>
      </w:del>
      <w:ins w:id="1" w:author="Nicolás Riveras Muñoz" w:date="2022-09-29T17:03:00Z">
        <w:r w:rsidR="004159F4">
          <w:t>Central</w:t>
        </w:r>
      </w:ins>
      <w:r w:rsidRPr="00CC08B3">
        <w:t xml:space="preserve"> Chile</w:t>
      </w:r>
    </w:p>
    <w:p w14:paraId="2594835E" w14:textId="7BE36706" w:rsidR="00741F5F" w:rsidRPr="00670B6F" w:rsidRDefault="00CC08B3" w:rsidP="00FA2825">
      <w:pPr>
        <w:pStyle w:val="MDPI13authornames"/>
        <w:rPr>
          <w:lang w:val="es-CL"/>
        </w:rPr>
      </w:pPr>
      <w:r w:rsidRPr="00670B6F">
        <w:rPr>
          <w:lang w:val="es-CL"/>
        </w:rPr>
        <w:t xml:space="preserve">Nicolás Riveras-Muñoz </w:t>
      </w:r>
      <w:r w:rsidRPr="00670B6F">
        <w:rPr>
          <w:vertAlign w:val="superscript"/>
          <w:lang w:val="es-CL"/>
        </w:rPr>
        <w:t>1,2,</w:t>
      </w:r>
      <w:r w:rsidRPr="00670B6F">
        <w:rPr>
          <w:lang w:val="es-CL"/>
        </w:rPr>
        <w:t xml:space="preserve"> *, Carla Silva</w:t>
      </w:r>
      <w:r w:rsidRPr="00670B6F">
        <w:rPr>
          <w:vertAlign w:val="superscript"/>
          <w:lang w:val="es-CL"/>
        </w:rPr>
        <w:t xml:space="preserve"> 1</w:t>
      </w:r>
      <w:r w:rsidRPr="00670B6F">
        <w:rPr>
          <w:lang w:val="es-CL"/>
        </w:rPr>
        <w:t>, Osvaldo Salazar</w:t>
      </w:r>
      <w:r w:rsidRPr="00670B6F">
        <w:rPr>
          <w:vertAlign w:val="superscript"/>
          <w:lang w:val="es-CL"/>
        </w:rPr>
        <w:t xml:space="preserve"> 1</w:t>
      </w:r>
      <w:r w:rsidRPr="00670B6F">
        <w:rPr>
          <w:lang w:val="es-CL"/>
        </w:rPr>
        <w:t xml:space="preserve">, Thomas Scholten </w:t>
      </w:r>
      <w:r w:rsidRPr="00670B6F">
        <w:rPr>
          <w:vertAlign w:val="superscript"/>
          <w:lang w:val="es-CL"/>
        </w:rPr>
        <w:t>2</w:t>
      </w:r>
      <w:r w:rsidRPr="00670B6F">
        <w:rPr>
          <w:lang w:val="es-CL"/>
        </w:rPr>
        <w:t xml:space="preserve">, Steffen Seitz </w:t>
      </w:r>
      <w:r w:rsidRPr="00670B6F">
        <w:rPr>
          <w:vertAlign w:val="superscript"/>
          <w:lang w:val="es-CL"/>
        </w:rPr>
        <w:t>2</w:t>
      </w:r>
      <w:r w:rsidRPr="00670B6F">
        <w:rPr>
          <w:lang w:val="es-CL"/>
        </w:rPr>
        <w:t xml:space="preserve"> and Oscar Seguel</w:t>
      </w:r>
      <w:r w:rsidRPr="00670B6F">
        <w:rPr>
          <w:vertAlign w:val="superscript"/>
          <w:lang w:val="es-CL"/>
        </w:rPr>
        <w:t xml:space="preserve"> 1</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741F5F" w:rsidRPr="00FE6C93" w14:paraId="262979D8" w14:textId="77777777" w:rsidTr="00385F5E">
        <w:tc>
          <w:tcPr>
            <w:tcW w:w="2410" w:type="dxa"/>
            <w:shd w:val="clear" w:color="auto" w:fill="auto"/>
          </w:tcPr>
          <w:p w14:paraId="4D807800" w14:textId="77777777" w:rsidR="00741F5F" w:rsidRPr="00A115B7" w:rsidRDefault="00741F5F" w:rsidP="00385F5E">
            <w:pPr>
              <w:pStyle w:val="MDPI61Citation"/>
              <w:spacing w:after="120" w:line="240" w:lineRule="exact"/>
              <w:rPr>
                <w:highlight w:val="yellow"/>
              </w:rPr>
            </w:pPr>
            <w:r w:rsidRPr="00A115B7">
              <w:rPr>
                <w:b/>
                <w:highlight w:val="yellow"/>
              </w:rPr>
              <w:t>Citation:</w:t>
            </w:r>
            <w:r w:rsidRPr="00A115B7">
              <w:rPr>
                <w:highlight w:val="yellow"/>
              </w:rPr>
              <w:t xml:space="preserve">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Title. </w:t>
            </w:r>
            <w:r w:rsidRPr="00A115B7">
              <w:rPr>
                <w:i/>
                <w:highlight w:val="yellow"/>
              </w:rPr>
              <w:t xml:space="preserve">Soil Syst. </w:t>
            </w:r>
            <w:r w:rsidRPr="00A115B7">
              <w:rPr>
                <w:b/>
                <w:highlight w:val="yellow"/>
              </w:rPr>
              <w:t>2022</w:t>
            </w:r>
            <w:r w:rsidRPr="00A115B7">
              <w:rPr>
                <w:highlight w:val="yellow"/>
              </w:rPr>
              <w:t>,</w:t>
            </w:r>
            <w:r w:rsidRPr="00A115B7">
              <w:rPr>
                <w:i/>
                <w:highlight w:val="yellow"/>
              </w:rPr>
              <w:t xml:space="preserve"> 6</w:t>
            </w:r>
            <w:r w:rsidRPr="00A115B7">
              <w:rPr>
                <w:highlight w:val="yellow"/>
              </w:rPr>
              <w:t>, x. https://doi.org/10.3390/xxxxx</w:t>
            </w:r>
          </w:p>
          <w:p w14:paraId="54888372" w14:textId="77777777" w:rsidR="00741F5F" w:rsidRPr="00A115B7" w:rsidRDefault="00741F5F" w:rsidP="00385F5E">
            <w:pPr>
              <w:pStyle w:val="MDPI15academiceditor"/>
              <w:spacing w:after="120"/>
              <w:rPr>
                <w:highlight w:val="yellow"/>
              </w:rPr>
            </w:pPr>
            <w:r w:rsidRPr="00A115B7">
              <w:rPr>
                <w:highlight w:val="yellow"/>
              </w:rPr>
              <w:t xml:space="preserve">Academic Editor: </w:t>
            </w:r>
            <w:proofErr w:type="spellStart"/>
            <w:r w:rsidRPr="00A115B7">
              <w:rPr>
                <w:highlight w:val="yellow"/>
              </w:rPr>
              <w:t>Firstname</w:t>
            </w:r>
            <w:proofErr w:type="spellEnd"/>
            <w:r w:rsidRPr="00A115B7">
              <w:rPr>
                <w:highlight w:val="yellow"/>
              </w:rPr>
              <w:t xml:space="preserve"> </w:t>
            </w:r>
            <w:proofErr w:type="spellStart"/>
            <w:r w:rsidRPr="00A115B7">
              <w:rPr>
                <w:highlight w:val="yellow"/>
              </w:rPr>
              <w:t>Lastname</w:t>
            </w:r>
            <w:proofErr w:type="spellEnd"/>
          </w:p>
          <w:p w14:paraId="14279864" w14:textId="77777777" w:rsidR="00741F5F" w:rsidRPr="00A115B7" w:rsidRDefault="00741F5F" w:rsidP="00385F5E">
            <w:pPr>
              <w:pStyle w:val="MDPI14history"/>
              <w:spacing w:before="120"/>
              <w:rPr>
                <w:highlight w:val="yellow"/>
              </w:rPr>
            </w:pPr>
            <w:r w:rsidRPr="00A115B7">
              <w:rPr>
                <w:highlight w:val="yellow"/>
              </w:rPr>
              <w:t>Received: date</w:t>
            </w:r>
          </w:p>
          <w:p w14:paraId="4E0DDDFD" w14:textId="77777777" w:rsidR="00741F5F" w:rsidRPr="00A115B7" w:rsidRDefault="00741F5F" w:rsidP="00385F5E">
            <w:pPr>
              <w:pStyle w:val="MDPI14history"/>
              <w:rPr>
                <w:highlight w:val="yellow"/>
              </w:rPr>
            </w:pPr>
            <w:r w:rsidRPr="00A115B7">
              <w:rPr>
                <w:highlight w:val="yellow"/>
              </w:rPr>
              <w:t>Accepted: date</w:t>
            </w:r>
          </w:p>
          <w:p w14:paraId="050A0C74" w14:textId="77777777" w:rsidR="00741F5F" w:rsidRPr="00215850" w:rsidRDefault="00741F5F" w:rsidP="00385F5E">
            <w:pPr>
              <w:pStyle w:val="MDPI14history"/>
              <w:spacing w:after="120"/>
            </w:pPr>
            <w:r w:rsidRPr="00A115B7">
              <w:rPr>
                <w:highlight w:val="yellow"/>
              </w:rPr>
              <w:t>Published: date</w:t>
            </w:r>
          </w:p>
          <w:p w14:paraId="6D8C73F0" w14:textId="77777777" w:rsidR="00741F5F" w:rsidRPr="00FE6C93" w:rsidRDefault="00741F5F" w:rsidP="00385F5E">
            <w:pPr>
              <w:pStyle w:val="MDPI63Notes"/>
              <w:jc w:val="both"/>
            </w:pPr>
            <w:r w:rsidRPr="00FE6C93">
              <w:rPr>
                <w:b/>
              </w:rPr>
              <w:t>Publisher’s Note:</w:t>
            </w:r>
            <w:r w:rsidRPr="00FE6C93">
              <w:t xml:space="preserve"> MDPI stays neutral with regard to jurisdictional claims in published maps and institutional affiliations.</w:t>
            </w:r>
          </w:p>
          <w:p w14:paraId="4048A810" w14:textId="77777777" w:rsidR="00741F5F" w:rsidRPr="00FE6C93" w:rsidRDefault="00741F5F" w:rsidP="00385F5E">
            <w:pPr>
              <w:adjustRightInd w:val="0"/>
              <w:snapToGrid w:val="0"/>
              <w:spacing w:before="120" w:line="240" w:lineRule="atLeast"/>
              <w:ind w:right="113"/>
              <w:jc w:val="left"/>
              <w:rPr>
                <w:rFonts w:eastAsia="DengXian"/>
                <w:bCs/>
                <w:sz w:val="14"/>
                <w:szCs w:val="14"/>
                <w:lang w:bidi="en-US"/>
              </w:rPr>
            </w:pPr>
            <w:r w:rsidRPr="00FE6C93">
              <w:rPr>
                <w:rFonts w:eastAsia="DengXian"/>
              </w:rPr>
              <w:drawing>
                <wp:inline distT="0" distB="0" distL="0" distR="0" wp14:anchorId="01BD027E" wp14:editId="4B1555F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E643A9D" w14:textId="77777777" w:rsidR="00741F5F" w:rsidRPr="00FE6C93" w:rsidRDefault="00741F5F" w:rsidP="00385F5E">
            <w:pPr>
              <w:adjustRightInd w:val="0"/>
              <w:snapToGrid w:val="0"/>
              <w:spacing w:before="60" w:line="240" w:lineRule="atLeast"/>
              <w:ind w:right="113"/>
              <w:rPr>
                <w:rFonts w:eastAsia="DengXian"/>
                <w:bCs/>
                <w:sz w:val="14"/>
                <w:szCs w:val="14"/>
                <w:lang w:bidi="en-US"/>
              </w:rPr>
            </w:pPr>
            <w:r w:rsidRPr="00FE6C93">
              <w:rPr>
                <w:rFonts w:eastAsia="DengXian"/>
                <w:b/>
                <w:bCs/>
                <w:sz w:val="14"/>
                <w:szCs w:val="14"/>
                <w:lang w:bidi="en-US"/>
              </w:rPr>
              <w:t>Copyright:</w:t>
            </w:r>
            <w:r w:rsidRPr="00FE6C93">
              <w:rPr>
                <w:rFonts w:eastAsia="DengXian"/>
                <w:bCs/>
                <w:sz w:val="14"/>
                <w:szCs w:val="14"/>
                <w:lang w:bidi="en-US"/>
              </w:rPr>
              <w:t xml:space="preserve"> </w:t>
            </w:r>
            <w:r>
              <w:rPr>
                <w:rFonts w:eastAsia="DengXian"/>
                <w:bCs/>
                <w:sz w:val="14"/>
                <w:szCs w:val="14"/>
                <w:lang w:bidi="en-US"/>
              </w:rPr>
              <w:t>© 2022</w:t>
            </w:r>
            <w:r w:rsidRPr="00FE6C93">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FE6C93">
              <w:rPr>
                <w:rFonts w:eastAsia="DengXian"/>
                <w:bCs/>
                <w:sz w:val="14"/>
                <w:szCs w:val="14"/>
                <w:lang w:bidi="en-US"/>
              </w:rPr>
              <w:t>Attribution (CC BY) license (</w:t>
            </w:r>
            <w:r>
              <w:rPr>
                <w:rFonts w:eastAsia="DengXian"/>
                <w:bCs/>
                <w:sz w:val="14"/>
                <w:szCs w:val="14"/>
                <w:lang w:bidi="en-US"/>
              </w:rPr>
              <w:t>https://</w:t>
            </w:r>
            <w:r w:rsidRPr="00FE6C93">
              <w:rPr>
                <w:rFonts w:eastAsia="DengXian"/>
                <w:bCs/>
                <w:sz w:val="14"/>
                <w:szCs w:val="14"/>
                <w:lang w:bidi="en-US"/>
              </w:rPr>
              <w:t>creativecommons.org/licenses/by/4.0/).</w:t>
            </w:r>
          </w:p>
        </w:tc>
      </w:tr>
    </w:tbl>
    <w:p w14:paraId="20342106" w14:textId="0B075563" w:rsidR="00FA2825" w:rsidRPr="00D945EC" w:rsidRDefault="00215850" w:rsidP="00FA2825">
      <w:pPr>
        <w:pStyle w:val="MDPI16affiliation"/>
      </w:pPr>
      <w:r w:rsidRPr="008C7353">
        <w:rPr>
          <w:vertAlign w:val="superscript"/>
          <w:lang w:val="es-CL"/>
        </w:rPr>
        <w:t>1</w:t>
      </w:r>
      <w:r w:rsidR="00FA2825" w:rsidRPr="008C7353">
        <w:rPr>
          <w:lang w:val="es-CL"/>
        </w:rPr>
        <w:tab/>
      </w:r>
      <w:r w:rsidR="008C7353" w:rsidRPr="008C7353">
        <w:rPr>
          <w:lang w:val="es-CL"/>
        </w:rPr>
        <w:t xml:space="preserve">Universidad de Chile, Departamento de Ingeniería y Suelos, Facultad de Ciencias Agronómicas, Av. </w:t>
      </w:r>
      <w:r w:rsidR="008C7353" w:rsidRPr="008C7353">
        <w:t xml:space="preserve">Santa Rosa 11315, La </w:t>
      </w:r>
      <w:proofErr w:type="spellStart"/>
      <w:r w:rsidR="008C7353" w:rsidRPr="008C7353">
        <w:t>Pintana</w:t>
      </w:r>
      <w:proofErr w:type="spellEnd"/>
      <w:r w:rsidR="008C7353" w:rsidRPr="008C7353">
        <w:t>, Santiago, Chile</w:t>
      </w:r>
    </w:p>
    <w:p w14:paraId="0AE39696" w14:textId="1E9B8729" w:rsidR="00FA2825" w:rsidRPr="00D945EC" w:rsidRDefault="00FA2825" w:rsidP="00FA2825">
      <w:pPr>
        <w:pStyle w:val="MDPI16affiliation"/>
      </w:pPr>
      <w:r w:rsidRPr="00D945EC">
        <w:rPr>
          <w:vertAlign w:val="superscript"/>
        </w:rPr>
        <w:t>2</w:t>
      </w:r>
      <w:r w:rsidRPr="00D945EC">
        <w:tab/>
      </w:r>
      <w:r w:rsidR="008C7353" w:rsidRPr="008C7353">
        <w:t xml:space="preserve">University of Tübingen, Department of Geosciences, Soil Science and Geomorphology, </w:t>
      </w:r>
      <w:proofErr w:type="spellStart"/>
      <w:r w:rsidR="008C7353" w:rsidRPr="008C7353">
        <w:t>Rümelinstrasse</w:t>
      </w:r>
      <w:proofErr w:type="spellEnd"/>
      <w:r w:rsidR="008C7353" w:rsidRPr="008C7353">
        <w:t xml:space="preserve"> 19–23, 72070 Tübingen, Germany</w:t>
      </w:r>
    </w:p>
    <w:p w14:paraId="58149CD5" w14:textId="4B874FD9" w:rsidR="00FA2825" w:rsidRPr="00550626" w:rsidRDefault="00FA2825" w:rsidP="00FA2825">
      <w:pPr>
        <w:pStyle w:val="MDPI16affiliation"/>
      </w:pPr>
      <w:r w:rsidRPr="001F2463">
        <w:rPr>
          <w:b/>
        </w:rPr>
        <w:t>*</w:t>
      </w:r>
      <w:r w:rsidRPr="00D945EC">
        <w:tab/>
        <w:t xml:space="preserve">Correspondence: </w:t>
      </w:r>
      <w:r w:rsidR="008C7353" w:rsidRPr="008C7353">
        <w:t>nicolas-andres.riveras-munoz@uni-tuebingen.de</w:t>
      </w:r>
    </w:p>
    <w:p w14:paraId="29D174E4" w14:textId="4058C302" w:rsidR="00FA2825" w:rsidRPr="00550626" w:rsidRDefault="00FA2825" w:rsidP="00FA2825">
      <w:pPr>
        <w:pStyle w:val="MDPI17abstract"/>
        <w:rPr>
          <w:szCs w:val="18"/>
        </w:rPr>
      </w:pPr>
      <w:r w:rsidRPr="00550626">
        <w:rPr>
          <w:b/>
          <w:szCs w:val="18"/>
        </w:rPr>
        <w:t xml:space="preserve">Abstract: </w:t>
      </w:r>
      <w:bookmarkStart w:id="2" w:name="_Hlk112243259"/>
      <w:r w:rsidR="00A115B7" w:rsidRPr="00A115B7">
        <w:rPr>
          <w:szCs w:val="18"/>
        </w:rPr>
        <w:t xml:space="preserve">The O'Higgins Region, in central Chile, concentrates 40% of the country's maize production, mainly under </w:t>
      </w:r>
      <w:r w:rsidR="00AD01C6">
        <w:rPr>
          <w:szCs w:val="18"/>
        </w:rPr>
        <w:t>conventional</w:t>
      </w:r>
      <w:r w:rsidR="00AD01C6" w:rsidRPr="00A115B7">
        <w:rPr>
          <w:szCs w:val="18"/>
        </w:rPr>
        <w:t xml:space="preserve"> </w:t>
      </w:r>
      <w:r w:rsidR="00A115B7" w:rsidRPr="00A115B7">
        <w:rPr>
          <w:szCs w:val="18"/>
        </w:rPr>
        <w:t>tillage. This has generated soil physical degradation modifying</w:t>
      </w:r>
      <w:r w:rsidR="00A115B7">
        <w:rPr>
          <w:szCs w:val="18"/>
        </w:rPr>
        <w:t xml:space="preserve"> </w:t>
      </w:r>
      <w:r w:rsidR="00A115B7" w:rsidRPr="00A115B7">
        <w:rPr>
          <w:szCs w:val="18"/>
        </w:rPr>
        <w:t>water movement on it, which vary even in short distances. In this study we wanted to evaluate the spatial variability of different physical and hydraulic properties and its relations of an Inceptisol under agricultural use. The study was conducted on a farm in central Chile, in a fallow-maize rotation under conventional tillage. Penetration resistance (PR) was measured using systematic sampling, defining areas of high and low PR, where soil samples were collected</w:t>
      </w:r>
      <w:r w:rsidR="000763E1">
        <w:rPr>
          <w:szCs w:val="18"/>
        </w:rPr>
        <w:t xml:space="preserve"> in</w:t>
      </w:r>
      <w:r w:rsidR="00A115B7" w:rsidRPr="00A115B7">
        <w:rPr>
          <w:szCs w:val="18"/>
        </w:rPr>
        <w:t xml:space="preserve"> </w:t>
      </w:r>
      <w:bookmarkStart w:id="3" w:name="_Hlk114083292"/>
      <w:r w:rsidR="000763E1" w:rsidRPr="006C720C">
        <w:rPr>
          <w:szCs w:val="18"/>
        </w:rPr>
        <w:t>places with frequent crossing of machinery (+M) and places without crossing (-M)</w:t>
      </w:r>
      <w:bookmarkEnd w:id="3"/>
      <w:r w:rsidR="00A115B7" w:rsidRPr="00A115B7">
        <w:rPr>
          <w:szCs w:val="18"/>
        </w:rPr>
        <w:t xml:space="preserve">; and on </w:t>
      </w:r>
      <w:r w:rsidR="00D5096E">
        <w:rPr>
          <w:szCs w:val="18"/>
        </w:rPr>
        <w:t>t</w:t>
      </w:r>
      <w:r w:rsidR="00A115B7" w:rsidRPr="00A115B7">
        <w:rPr>
          <w:szCs w:val="18"/>
        </w:rPr>
        <w:t xml:space="preserve">opsoil and </w:t>
      </w:r>
      <w:r w:rsidR="00D5096E">
        <w:rPr>
          <w:szCs w:val="18"/>
        </w:rPr>
        <w:t>s</w:t>
      </w:r>
      <w:r w:rsidR="00A115B7" w:rsidRPr="00A115B7">
        <w:rPr>
          <w:szCs w:val="18"/>
        </w:rPr>
        <w:t xml:space="preserve">ubsoil, establishing four treatments: </w:t>
      </w:r>
      <w:r w:rsidR="000763E1">
        <w:t>+M</w:t>
      </w:r>
      <w:r w:rsidR="000763E1" w:rsidRPr="00461AD2">
        <w:t xml:space="preserve"> – </w:t>
      </w:r>
      <w:r w:rsidR="00D5096E">
        <w:rPr>
          <w:szCs w:val="18"/>
        </w:rPr>
        <w:t>t</w:t>
      </w:r>
      <w:r w:rsidR="00A115B7" w:rsidRPr="00A115B7">
        <w:rPr>
          <w:szCs w:val="18"/>
        </w:rPr>
        <w:t xml:space="preserve">opsoil, </w:t>
      </w:r>
      <w:r w:rsidR="000763E1">
        <w:t>+M</w:t>
      </w:r>
      <w:r w:rsidR="000763E1" w:rsidRPr="00461AD2">
        <w:t xml:space="preserve"> – </w:t>
      </w:r>
      <w:r w:rsidR="00D5096E">
        <w:rPr>
          <w:szCs w:val="18"/>
        </w:rPr>
        <w:t>s</w:t>
      </w:r>
      <w:r w:rsidR="00A115B7" w:rsidRPr="00A115B7">
        <w:rPr>
          <w:szCs w:val="18"/>
        </w:rPr>
        <w:t xml:space="preserve">ubsoil, </w:t>
      </w:r>
      <w:r w:rsidR="000763E1">
        <w:t>-M</w:t>
      </w:r>
      <w:r w:rsidR="000763E1" w:rsidRPr="00461AD2">
        <w:t xml:space="preserve"> – </w:t>
      </w:r>
      <w:r w:rsidR="00D5096E">
        <w:rPr>
          <w:szCs w:val="18"/>
        </w:rPr>
        <w:t>t</w:t>
      </w:r>
      <w:r w:rsidR="00A115B7" w:rsidRPr="00A115B7">
        <w:rPr>
          <w:szCs w:val="18"/>
        </w:rPr>
        <w:t xml:space="preserve">opsoil, and </w:t>
      </w:r>
      <w:r w:rsidR="000763E1">
        <w:t>-M</w:t>
      </w:r>
      <w:r w:rsidR="000763E1" w:rsidRPr="00461AD2">
        <w:t xml:space="preserve"> – </w:t>
      </w:r>
      <w:r w:rsidR="00D5096E">
        <w:rPr>
          <w:szCs w:val="18"/>
        </w:rPr>
        <w:t>s</w:t>
      </w:r>
      <w:r w:rsidR="00A115B7" w:rsidRPr="00A115B7">
        <w:rPr>
          <w:szCs w:val="18"/>
        </w:rPr>
        <w:t>ubsoil. Organic matter (OM), texture, bulk density (BD), hydraulic conductivity (K) and hydrophobicity (R) were measured. The soil order was Inceptisol with sandy-loam texture. PR ranged from 2</w:t>
      </w:r>
      <w:r w:rsidR="0059153D">
        <w:rPr>
          <w:szCs w:val="18"/>
        </w:rPr>
        <w:t>00000</w:t>
      </w:r>
      <w:r w:rsidR="00A115B7" w:rsidRPr="00A115B7">
        <w:rPr>
          <w:szCs w:val="18"/>
        </w:rPr>
        <w:t xml:space="preserve"> to 2</w:t>
      </w:r>
      <w:r w:rsidR="0059153D">
        <w:rPr>
          <w:szCs w:val="18"/>
        </w:rPr>
        <w:t>000000</w:t>
      </w:r>
      <w:r w:rsidR="00A115B7" w:rsidRPr="00A115B7">
        <w:rPr>
          <w:szCs w:val="18"/>
        </w:rPr>
        <w:t xml:space="preserve"> Pa on topsoil and 6</w:t>
      </w:r>
      <w:r w:rsidR="0059153D">
        <w:rPr>
          <w:szCs w:val="18"/>
        </w:rPr>
        <w:t>00000</w:t>
      </w:r>
      <w:r w:rsidR="00A115B7" w:rsidRPr="00A115B7">
        <w:rPr>
          <w:szCs w:val="18"/>
        </w:rPr>
        <w:t xml:space="preserve"> to 24</w:t>
      </w:r>
      <w:r w:rsidR="0059153D">
        <w:rPr>
          <w:szCs w:val="18"/>
        </w:rPr>
        <w:t>00000</w:t>
      </w:r>
      <w:r w:rsidR="00A115B7" w:rsidRPr="00A115B7">
        <w:rPr>
          <w:szCs w:val="18"/>
        </w:rPr>
        <w:t xml:space="preserve"> Pa in subsoil, and OM content was higher with low PR. K varied from 0.6 to 18 cm h</w:t>
      </w:r>
      <w:r w:rsidR="00A115B7" w:rsidRPr="00B17B32">
        <w:rPr>
          <w:szCs w:val="18"/>
          <w:vertAlign w:val="superscript"/>
        </w:rPr>
        <w:t>-1</w:t>
      </w:r>
      <w:r w:rsidR="00A115B7" w:rsidRPr="00A115B7">
        <w:rPr>
          <w:szCs w:val="18"/>
        </w:rPr>
        <w:t>, being greater in depth, as tillage disturbs the topsoil stabilized during the season</w:t>
      </w:r>
      <w:bookmarkStart w:id="4" w:name="_Hlk114145891"/>
      <w:r w:rsidR="003C48E6">
        <w:rPr>
          <w:szCs w:val="18"/>
        </w:rPr>
        <w:t xml:space="preserve">. </w:t>
      </w:r>
      <w:r w:rsidR="00A115B7" w:rsidRPr="00A115B7">
        <w:rPr>
          <w:szCs w:val="18"/>
        </w:rPr>
        <w:t>A linear relationship was found between K and R, explaining differences between high and low PR sites</w:t>
      </w:r>
      <w:bookmarkEnd w:id="2"/>
      <w:r w:rsidR="00A115B7" w:rsidRPr="00A115B7">
        <w:rPr>
          <w:szCs w:val="18"/>
        </w:rPr>
        <w:t>.</w:t>
      </w:r>
      <w:bookmarkEnd w:id="4"/>
      <w:r w:rsidR="001311AB">
        <w:rPr>
          <w:szCs w:val="18"/>
        </w:rPr>
        <w:t xml:space="preserve"> T</w:t>
      </w:r>
      <w:r w:rsidR="001311AB" w:rsidRPr="00A5129F">
        <w:rPr>
          <w:szCs w:val="18"/>
        </w:rPr>
        <w:t xml:space="preserve">here </w:t>
      </w:r>
      <w:r w:rsidR="001311AB">
        <w:rPr>
          <w:szCs w:val="18"/>
        </w:rPr>
        <w:t>was</w:t>
      </w:r>
      <w:r w:rsidR="001311AB" w:rsidRPr="00A5129F">
        <w:rPr>
          <w:szCs w:val="18"/>
        </w:rPr>
        <w:t xml:space="preserve"> a</w:t>
      </w:r>
      <w:r w:rsidR="001311AB">
        <w:rPr>
          <w:szCs w:val="18"/>
        </w:rPr>
        <w:t>n</w:t>
      </w:r>
      <w:r w:rsidR="001311AB" w:rsidRPr="00A5129F">
        <w:rPr>
          <w:szCs w:val="18"/>
        </w:rPr>
        <w:t xml:space="preserve"> </w:t>
      </w:r>
      <w:r w:rsidR="001311AB">
        <w:rPr>
          <w:szCs w:val="18"/>
        </w:rPr>
        <w:t xml:space="preserve">association </w:t>
      </w:r>
      <w:r w:rsidR="001311AB" w:rsidRPr="00A5129F">
        <w:rPr>
          <w:szCs w:val="18"/>
        </w:rPr>
        <w:t>between K</w:t>
      </w:r>
      <w:r w:rsidR="001311AB" w:rsidRPr="00731B4A">
        <w:rPr>
          <w:szCs w:val="18"/>
          <w:vertAlign w:val="subscript"/>
        </w:rPr>
        <w:t>sat</w:t>
      </w:r>
      <w:r w:rsidR="001311AB" w:rsidRPr="00A5129F">
        <w:rPr>
          <w:szCs w:val="18"/>
        </w:rPr>
        <w:t xml:space="preserve"> with position (subsoil/topsoil) and PR (high/low)</w:t>
      </w:r>
      <w:r w:rsidR="001311AB">
        <w:rPr>
          <w:szCs w:val="18"/>
        </w:rPr>
        <w:t xml:space="preserve"> </w:t>
      </w:r>
      <w:r w:rsidR="001311AB" w:rsidRPr="001311AB">
        <w:rPr>
          <w:szCs w:val="18"/>
        </w:rPr>
        <w:t>which may allow using PR as a proxy for K</w:t>
      </w:r>
      <w:r w:rsidR="001311AB">
        <w:rPr>
          <w:szCs w:val="18"/>
        </w:rPr>
        <w:t>.</w:t>
      </w:r>
    </w:p>
    <w:p w14:paraId="637E1CAD" w14:textId="59572C12" w:rsidR="00FA2825" w:rsidRPr="00550626" w:rsidRDefault="00FA2825" w:rsidP="00FA2825">
      <w:pPr>
        <w:pStyle w:val="MDPI18keywords"/>
        <w:rPr>
          <w:szCs w:val="18"/>
        </w:rPr>
      </w:pPr>
      <w:r w:rsidRPr="00550626">
        <w:rPr>
          <w:b/>
          <w:szCs w:val="18"/>
        </w:rPr>
        <w:t xml:space="preserve">Keywords: </w:t>
      </w:r>
      <w:r w:rsidR="008C7353" w:rsidRPr="008C7353">
        <w:rPr>
          <w:szCs w:val="18"/>
        </w:rPr>
        <w:t>soil physical functioning</w:t>
      </w:r>
      <w:r w:rsidR="008C7353">
        <w:rPr>
          <w:szCs w:val="18"/>
        </w:rPr>
        <w:t>;</w:t>
      </w:r>
      <w:r w:rsidR="008C7353" w:rsidRPr="008C7353">
        <w:rPr>
          <w:szCs w:val="18"/>
        </w:rPr>
        <w:t xml:space="preserve"> hydraulic conductivity</w:t>
      </w:r>
      <w:r w:rsidR="008C7353">
        <w:rPr>
          <w:szCs w:val="18"/>
        </w:rPr>
        <w:t>;</w:t>
      </w:r>
      <w:r w:rsidR="008C7353" w:rsidRPr="008C7353">
        <w:rPr>
          <w:szCs w:val="18"/>
        </w:rPr>
        <w:t xml:space="preserve"> conventional tillage</w:t>
      </w:r>
      <w:r w:rsidR="008C7353">
        <w:rPr>
          <w:szCs w:val="18"/>
        </w:rPr>
        <w:t>;</w:t>
      </w:r>
      <w:r w:rsidR="008C7353" w:rsidRPr="008C7353">
        <w:rPr>
          <w:szCs w:val="18"/>
        </w:rPr>
        <w:t xml:space="preserve"> penetration resistance</w:t>
      </w:r>
      <w:r w:rsidR="008C7353">
        <w:rPr>
          <w:szCs w:val="18"/>
        </w:rPr>
        <w:t>;</w:t>
      </w:r>
      <w:r w:rsidR="008C7353" w:rsidRPr="008C7353">
        <w:rPr>
          <w:szCs w:val="18"/>
        </w:rPr>
        <w:t xml:space="preserve"> </w:t>
      </w:r>
      <w:r w:rsidR="00FE1608" w:rsidRPr="00FE1608">
        <w:rPr>
          <w:szCs w:val="18"/>
        </w:rPr>
        <w:t>repellency index</w:t>
      </w:r>
    </w:p>
    <w:p w14:paraId="781F0E7B" w14:textId="77777777" w:rsidR="00FA2825" w:rsidRPr="00550626" w:rsidRDefault="00FA2825" w:rsidP="00FA2825">
      <w:pPr>
        <w:pStyle w:val="MDPI19line"/>
      </w:pPr>
    </w:p>
    <w:p w14:paraId="5C9BC82C" w14:textId="77777777" w:rsidR="00FA2825" w:rsidRDefault="00FA2825" w:rsidP="00FA2825">
      <w:pPr>
        <w:pStyle w:val="MDPI21heading1"/>
        <w:rPr>
          <w:lang w:eastAsia="zh-CN"/>
        </w:rPr>
      </w:pPr>
      <w:r w:rsidRPr="007F2582">
        <w:rPr>
          <w:lang w:eastAsia="zh-CN"/>
        </w:rPr>
        <w:t>1. Introduction</w:t>
      </w:r>
    </w:p>
    <w:p w14:paraId="5F5B2882" w14:textId="0D027FAA" w:rsidR="00FA2825" w:rsidRDefault="00A44FED" w:rsidP="00A83036">
      <w:pPr>
        <w:pStyle w:val="MDPI31text"/>
      </w:pPr>
      <w:r w:rsidRPr="00A44FED">
        <w:t>One of the main economic activities in Central Chile is agriculture, with maize production at the first position with 78% of the total crop surface and indicating O’Higgins Region as the largest agricultural planting area at national level</w:t>
      </w:r>
      <w:r>
        <w:t xml:space="preserve"> </w:t>
      </w:r>
      <w:r w:rsidR="00621DD9">
        <w:fldChar w:fldCharType="begin"/>
      </w:r>
      <w:r w:rsidR="00621DD9">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rsidR="00621DD9">
        <w:fldChar w:fldCharType="separate"/>
      </w:r>
      <w:r w:rsidR="00621DD9">
        <w:rPr>
          <w:noProof/>
        </w:rPr>
        <w:t>[1]</w:t>
      </w:r>
      <w:r w:rsidR="00621DD9">
        <w:fldChar w:fldCharType="end"/>
      </w:r>
      <w:r>
        <w:t>.</w:t>
      </w:r>
      <w:r w:rsidRPr="00A44FED">
        <w:t xml:space="preserve"> The average regional yield of 11</w:t>
      </w:r>
      <w:r w:rsidR="00C86F66">
        <w:t>.</w:t>
      </w:r>
      <w:r w:rsidRPr="00A44FED">
        <w:t xml:space="preserve">7 </w:t>
      </w:r>
      <w:r w:rsidR="00C86F66">
        <w:t>Mg</w:t>
      </w:r>
      <w:r w:rsidRPr="00A44FED">
        <w:t xml:space="preserve"> ha</w:t>
      </w:r>
      <w:r w:rsidRPr="00670B6F">
        <w:rPr>
          <w:vertAlign w:val="superscript"/>
        </w:rPr>
        <w:t>-1</w:t>
      </w:r>
      <w:r w:rsidRPr="00A44FED">
        <w:t xml:space="preserve"> is above the national average of 10</w:t>
      </w:r>
      <w:r w:rsidR="00C86F66">
        <w:t>.</w:t>
      </w:r>
      <w:r w:rsidRPr="00A44FED">
        <w:t xml:space="preserve">6 </w:t>
      </w:r>
      <w:r w:rsidR="00C86F66" w:rsidRPr="00C86F66">
        <w:t>Mg</w:t>
      </w:r>
      <w:r w:rsidR="00C86F66">
        <w:t xml:space="preserve"> </w:t>
      </w:r>
      <w:r w:rsidRPr="00A44FED">
        <w:t>ha</w:t>
      </w:r>
      <w:r w:rsidRPr="00670B6F">
        <w:rPr>
          <w:vertAlign w:val="superscript"/>
        </w:rPr>
        <w:t>-1</w:t>
      </w:r>
      <w:r w:rsidRPr="00A44FED">
        <w:t>, but below the potential yield of 22</w:t>
      </w:r>
      <w:r w:rsidR="00C86F66">
        <w:t>.</w:t>
      </w:r>
      <w:r w:rsidRPr="00A44FED">
        <w:t xml:space="preserve">0 </w:t>
      </w:r>
      <w:r w:rsidR="00C86F66">
        <w:t>Mg</w:t>
      </w:r>
      <w:r w:rsidRPr="00A44FED">
        <w:t xml:space="preserve"> ha</w:t>
      </w:r>
      <w:r w:rsidRPr="00670B6F">
        <w:rPr>
          <w:vertAlign w:val="superscript"/>
        </w:rPr>
        <w:t>-1</w:t>
      </w:r>
      <w:r w:rsidR="00670B6F">
        <w:t xml:space="preserve"> </w:t>
      </w:r>
      <w:r w:rsidRPr="00A44FED">
        <w:t xml:space="preserve">that </w:t>
      </w:r>
      <w:r w:rsidR="00621DD9">
        <w:fldChar w:fldCharType="begin"/>
      </w:r>
      <w:r w:rsidR="00621DD9">
        <w:instrText xml:space="preserve"> ADDIN EN.CITE &lt;EndNote&gt;&lt;Cite AuthorYear="1"&gt;&lt;Author&gt;Pioneer&lt;/Author&gt;&lt;Year&gt;2012&lt;/Year&gt;&lt;RecNum&gt;78&lt;/RecNum&gt;&lt;DisplayText&gt;&lt;style size="10"&gt;Pioneer [2]&lt;/style&gt;&lt;/DisplayText&gt;&lt;record&gt;&lt;rec-number&gt;78&lt;/rec-number&gt;&lt;foreign-keys&gt;&lt;key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2012&lt;/title&gt;&lt;/titles&gt;&lt;number&gt;2013 October 22&lt;/number&gt;&lt;dates&gt;&lt;year&gt;2012&lt;/year&gt;&lt;/dates&gt;&lt;urls&gt;&lt;related-urls&gt;&lt;url&gt;http://www.pioneer.com/CMRoot/International/Chile/Products_and_Services/ens_grano_2012.pdf &lt;/url&gt;&lt;/related-urls&gt;&lt;/urls&gt;&lt;/record&gt;&lt;/Cite&gt;&lt;/EndNote&gt;</w:instrText>
      </w:r>
      <w:r w:rsidR="00621DD9">
        <w:fldChar w:fldCharType="separate"/>
      </w:r>
      <w:r w:rsidR="00621DD9">
        <w:rPr>
          <w:noProof/>
        </w:rPr>
        <w:t>Pioneer [2]</w:t>
      </w:r>
      <w:r w:rsidR="00621DD9">
        <w:fldChar w:fldCharType="end"/>
      </w:r>
      <w:r w:rsidR="00670B6F">
        <w:t xml:space="preserve"> </w:t>
      </w:r>
      <w:r w:rsidRPr="00A44FED">
        <w:t>has reported.</w:t>
      </w:r>
    </w:p>
    <w:p w14:paraId="761EA248" w14:textId="15CCBE6B" w:rsidR="00196BC7" w:rsidRDefault="00196BC7" w:rsidP="00196BC7">
      <w:pPr>
        <w:pStyle w:val="MDPI31text"/>
      </w:pPr>
      <w:bookmarkStart w:id="5" w:name="_Hlk115363741"/>
      <w:r>
        <w:t>While</w:t>
      </w:r>
      <w:ins w:id="6" w:author="Nicolás Riveras Muñoz" w:date="2022-09-29T17:07:00Z">
        <w:r w:rsidR="004159F4">
          <w:t xml:space="preserve"> central</w:t>
        </w:r>
      </w:ins>
      <w:r>
        <w:t xml:space="preserve"> Chile shares </w:t>
      </w:r>
      <w:r w:rsidR="00C86F66">
        <w:t xml:space="preserve">with other Mediterranean regions </w:t>
      </w:r>
      <w:r w:rsidR="0081232D">
        <w:t xml:space="preserve">dominance of </w:t>
      </w:r>
      <w:r>
        <w:t>cloudless skies during the growing season, it has two advantages for maize production</w:t>
      </w:r>
      <w:bookmarkEnd w:id="5"/>
      <w:r>
        <w:t>: (</w:t>
      </w:r>
      <w:proofErr w:type="spellStart"/>
      <w:r>
        <w:t>i</w:t>
      </w:r>
      <w:proofErr w:type="spellEnd"/>
      <w:r>
        <w:t>) the cooling influence of the Humboldt Current that flows north along the western coast of South America</w:t>
      </w:r>
      <w:r w:rsidR="00CC0381">
        <w:t>,</w:t>
      </w:r>
      <w:r>
        <w:t xml:space="preserve"> providing cool temperatures </w:t>
      </w:r>
      <w:r w:rsidR="00CC0381">
        <w:t>o</w:t>
      </w:r>
      <w:r>
        <w:t xml:space="preserve">n summer and </w:t>
      </w:r>
      <w:r w:rsidR="0081232D">
        <w:t>promoting</w:t>
      </w:r>
      <w:r>
        <w:t xml:space="preserve"> the accumulation of biomass and (ii) in most of the world, maize is grown as a rainfed crop, while in Chile and some other very limited regions it is irrigated, resulting in yields far above the world average and making difficult a straightforward comparisons with other regions </w:t>
      </w:r>
      <w:r w:rsidR="00621DD9">
        <w:fldChar w:fldCharType="begin"/>
      </w:r>
      <w:r w:rsidR="00621DD9">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rsidR="00621DD9">
        <w:fldChar w:fldCharType="separate"/>
      </w:r>
      <w:r w:rsidR="00621DD9">
        <w:rPr>
          <w:noProof/>
        </w:rPr>
        <w:t>[3]</w:t>
      </w:r>
      <w:r w:rsidR="00621DD9">
        <w:fldChar w:fldCharType="end"/>
      </w:r>
      <w:r>
        <w:t>.</w:t>
      </w:r>
    </w:p>
    <w:p w14:paraId="4723D270" w14:textId="76AE23B3" w:rsidR="00A44FED" w:rsidRDefault="00196BC7" w:rsidP="00196BC7">
      <w:pPr>
        <w:pStyle w:val="MDPI31text"/>
      </w:pPr>
      <w:r>
        <w:t xml:space="preserve">Despite the very favorable conditions, the gap with the potential yield indicates the </w:t>
      </w:r>
      <w:r>
        <w:lastRenderedPageBreak/>
        <w:t xml:space="preserve">presence of limitations. In this sense, </w:t>
      </w:r>
      <w:r w:rsidR="00621DD9">
        <w:fldChar w:fldCharType="begin"/>
      </w:r>
      <w:r w:rsidR="00621DD9">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621DD9">
        <w:fldChar w:fldCharType="separate"/>
      </w:r>
      <w:r w:rsidR="00621DD9">
        <w:rPr>
          <w:noProof/>
        </w:rPr>
        <w:t>Taylor and Brar [4]</w:t>
      </w:r>
      <w:r w:rsidR="00621DD9">
        <w:fldChar w:fldCharType="end"/>
      </w:r>
      <w:r>
        <w:t xml:space="preserve">, point out root decreases and soil compaction as one of the main issues affecting the yield of maize, while </w:t>
      </w:r>
      <w:r w:rsidR="00621DD9">
        <w:fldChar w:fldCharType="begin"/>
      </w:r>
      <w:r w:rsidR="00621DD9">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rsidR="00621DD9">
        <w:fldChar w:fldCharType="separate"/>
      </w:r>
      <w:r w:rsidR="00621DD9">
        <w:rPr>
          <w:noProof/>
        </w:rPr>
        <w:t>Hamza and Anderson [5]</w:t>
      </w:r>
      <w:r w:rsidR="00621DD9">
        <w:fldChar w:fldCharType="end"/>
      </w:r>
      <w:r>
        <w:t xml:space="preserve"> attribute hydraulic properties, such as reduction in infiltration and available water, as determining factors in crop yield and root growth. In this regard, maize farmers associated to the </w:t>
      </w:r>
      <w:proofErr w:type="spellStart"/>
      <w:r>
        <w:t>Cooperativa</w:t>
      </w:r>
      <w:proofErr w:type="spellEnd"/>
      <w:r>
        <w:t xml:space="preserve"> </w:t>
      </w:r>
      <w:proofErr w:type="spellStart"/>
      <w:r>
        <w:t>Campesina</w:t>
      </w:r>
      <w:proofErr w:type="spellEnd"/>
      <w:r>
        <w:t xml:space="preserve"> </w:t>
      </w:r>
      <w:proofErr w:type="spellStart"/>
      <w:r>
        <w:t>Intercomunal</w:t>
      </w:r>
      <w:proofErr w:type="spellEnd"/>
      <w:r>
        <w:t xml:space="preserve"> de </w:t>
      </w:r>
      <w:proofErr w:type="spellStart"/>
      <w:r>
        <w:t>Peumo</w:t>
      </w:r>
      <w:proofErr w:type="spellEnd"/>
      <w:r>
        <w:t xml:space="preserve"> (COOPEUMO), in the context of a Clean Production Agreement (CPA), indicated the presence of compaction and surface runoff problems, likely related to long-term monoculture and intensive tillage </w:t>
      </w:r>
      <w:r w:rsidR="00621DD9">
        <w:fldChar w:fldCharType="begin"/>
      </w:r>
      <w:r w:rsidR="00621DD9">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621DD9">
        <w:fldChar w:fldCharType="separate"/>
      </w:r>
      <w:r w:rsidR="00621DD9">
        <w:rPr>
          <w:noProof/>
        </w:rPr>
        <w:t>[6]</w:t>
      </w:r>
      <w:r w:rsidR="00621DD9">
        <w:fldChar w:fldCharType="end"/>
      </w:r>
      <w:r>
        <w:t>.</w:t>
      </w:r>
    </w:p>
    <w:p w14:paraId="49BC1980" w14:textId="26C5888F" w:rsidR="00196BC7" w:rsidRDefault="00196BC7" w:rsidP="00196BC7">
      <w:pPr>
        <w:pStyle w:val="MDPI31text"/>
      </w:pPr>
      <w:r>
        <w:t xml:space="preserve">Tillage represents one of the most influential disturbances of the soil surface, resulting in changes of varying intensity for different soil properties </w:t>
      </w:r>
      <w:r w:rsidR="00621DD9">
        <w:fldChar w:fldCharType="begin"/>
      </w:r>
      <w:r w:rsidR="00621DD9">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rsidR="00621DD9">
        <w:fldChar w:fldCharType="separate"/>
      </w:r>
      <w:r w:rsidR="00621DD9">
        <w:rPr>
          <w:noProof/>
        </w:rPr>
        <w:t>[7]</w:t>
      </w:r>
      <w:r w:rsidR="00621DD9">
        <w:fldChar w:fldCharType="end"/>
      </w:r>
      <w:r>
        <w:t xml:space="preserve">. </w:t>
      </w:r>
      <w:r w:rsidR="0064549B" w:rsidRPr="0064549B">
        <w:t xml:space="preserve">Although the general physical restrictions generated by overcultivation are well studied, their characterization and applied assessment is difficult due to their unknown spatial distribution and high variability </w:t>
      </w:r>
      <w:r w:rsidR="00621DD9">
        <w:fldChar w:fldCharType="begin"/>
      </w:r>
      <w:r w:rsidR="00621DD9">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rsidR="00621DD9">
        <w:fldChar w:fldCharType="separate"/>
      </w:r>
      <w:r w:rsidR="00621DD9">
        <w:rPr>
          <w:noProof/>
        </w:rPr>
        <w:t>[8]</w:t>
      </w:r>
      <w:r w:rsidR="00621DD9">
        <w:fldChar w:fldCharType="end"/>
      </w:r>
      <w:r>
        <w:t xml:space="preserve">. Soil mechanical and hydraulic processes are interrelated and affect each other. Therefore, when the soil structure and pore distribution are modified, water retention and hydraulic conductivity (K) should change </w:t>
      </w:r>
      <w:r w:rsidR="00621DD9">
        <w:fldChar w:fldCharType="begin"/>
      </w:r>
      <w:r w:rsidR="00621DD9">
        <w:instrText xml:space="preserve"> ADDIN EN.CITE &lt;EndNote&gt;&lt;Cite&gt;&lt;Author&gt;Seguel&lt;/Author&gt;&lt;Year&gt;2020&lt;/Year&gt;&lt;RecNum&gt;60&lt;/RecNum&gt;&lt;DisplayText&gt;&lt;style size="10"&gt;[9]&lt;/style&gt;&lt;/DisplayText&gt;&lt;record&gt;&lt;rec-number&gt;60&lt;/rec-number&gt;&lt;foreign-keys&gt;&lt;key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00621DD9">
        <w:fldChar w:fldCharType="separate"/>
      </w:r>
      <w:r w:rsidR="00621DD9">
        <w:rPr>
          <w:noProof/>
        </w:rPr>
        <w:t>[9]</w:t>
      </w:r>
      <w:r w:rsidR="00621DD9">
        <w:fldChar w:fldCharType="end"/>
      </w:r>
      <w:r>
        <w:t>. The magnitude of these changes depends on external factors such as: (</w:t>
      </w:r>
      <w:proofErr w:type="spellStart"/>
      <w:r>
        <w:t>i</w:t>
      </w:r>
      <w:proofErr w:type="spellEnd"/>
      <w:r>
        <w:t xml:space="preserve">) the duration and frequency of the tillage operations; and (ii) the compaction produced by the transit of agricultural machinery and/or animal trampling </w:t>
      </w:r>
      <w:r w:rsidR="00621DD9">
        <w:fldChar w:fldCharType="begin"/>
      </w:r>
      <w:r w:rsidR="00621DD9">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621DD9">
        <w:fldChar w:fldCharType="separate"/>
      </w:r>
      <w:r w:rsidR="00621DD9">
        <w:rPr>
          <w:noProof/>
        </w:rPr>
        <w:t>[10]</w:t>
      </w:r>
      <w:r w:rsidR="00621DD9">
        <w:fldChar w:fldCharType="end"/>
      </w:r>
      <w:r>
        <w:t>.</w:t>
      </w:r>
    </w:p>
    <w:p w14:paraId="502B19E4" w14:textId="4AE71C45" w:rsidR="00196BC7" w:rsidRDefault="00196BC7" w:rsidP="00196BC7">
      <w:pPr>
        <w:pStyle w:val="MDPI31text"/>
      </w:pPr>
      <w:r>
        <w:t xml:space="preserve">Sandy </w:t>
      </w:r>
      <w:del w:id="7" w:author="Nicolás Riveras Muñoz" w:date="2022-09-30T09:19:00Z">
        <w:r w:rsidDel="008E3740">
          <w:delText xml:space="preserve">alluvial </w:delText>
        </w:r>
      </w:del>
      <w:r>
        <w:t>soils have a high K at low pressures (close to saturation), due to their greater amount of macropores (&gt; 10μm), provided by the space between the coarse particles. However, when the pores are quickly depleted, they are filled with air, which results in a sharp decrease in the water conduction, reflected in low values of unsaturated hydraulic conductivity (</w:t>
      </w:r>
      <w:proofErr w:type="spellStart"/>
      <w:r>
        <w:t>K</w:t>
      </w:r>
      <w:r w:rsidR="000F42FA">
        <w:rPr>
          <w:vertAlign w:val="subscript"/>
        </w:rPr>
        <w:t>h</w:t>
      </w:r>
      <w:proofErr w:type="spellEnd"/>
      <w:r>
        <w:t xml:space="preserve">) </w:t>
      </w:r>
      <w:r w:rsidR="00621DD9">
        <w:fldChar w:fldCharType="begin"/>
      </w:r>
      <w:r w:rsidR="00621DD9">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621DD9">
        <w:fldChar w:fldCharType="separate"/>
      </w:r>
      <w:r w:rsidR="00621DD9">
        <w:rPr>
          <w:noProof/>
        </w:rPr>
        <w:t>[11]</w:t>
      </w:r>
      <w:r w:rsidR="00621DD9">
        <w:fldChar w:fldCharType="end"/>
      </w:r>
      <w:r>
        <w:t>.</w:t>
      </w:r>
    </w:p>
    <w:p w14:paraId="208D2A3B" w14:textId="16977B01" w:rsidR="00196BC7" w:rsidRDefault="00196BC7" w:rsidP="00196BC7">
      <w:pPr>
        <w:pStyle w:val="MDPI31text"/>
      </w:pPr>
      <w:r>
        <w:t xml:space="preserve">A widely spread and sustainable way to avoid those harmful effects on the soil in the agricultural production is the organic matter addition. Organic matter stabilizes the contact points between soil particles through cementing and the hydrophobic effect, which prevents solutes from being dissolved by water. </w:t>
      </w:r>
      <w:r w:rsidR="00621DD9">
        <w:fldChar w:fldCharType="begin"/>
      </w:r>
      <w:r w:rsidR="00621DD9">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rsidR="00621DD9">
        <w:fldChar w:fldCharType="separate"/>
      </w:r>
      <w:r w:rsidR="00621DD9">
        <w:rPr>
          <w:noProof/>
        </w:rPr>
        <w:t>[12]</w:t>
      </w:r>
      <w:r w:rsidR="00621DD9">
        <w:fldChar w:fldCharType="end"/>
      </w:r>
      <w:r>
        <w:t xml:space="preserve">, and being the main structuring agent in the case of coarse texture dominated soils </w:t>
      </w:r>
      <w:r w:rsidR="00621DD9">
        <w:fldChar w:fldCharType="begin"/>
      </w:r>
      <w:r w:rsidR="00621DD9">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00621DD9">
        <w:fldChar w:fldCharType="separate"/>
      </w:r>
      <w:r w:rsidR="00621DD9">
        <w:rPr>
          <w:noProof/>
        </w:rPr>
        <w:t>[13]</w:t>
      </w:r>
      <w:r w:rsidR="00621DD9">
        <w:fldChar w:fldCharType="end"/>
      </w:r>
      <w:r>
        <w:t>.</w:t>
      </w:r>
    </w:p>
    <w:p w14:paraId="6299CA36" w14:textId="7C9ABBD1" w:rsidR="00196BC7" w:rsidRDefault="00196BC7" w:rsidP="00196BC7">
      <w:pPr>
        <w:pStyle w:val="MDPI31text"/>
      </w:pPr>
      <w:r>
        <w:t xml:space="preserve">However, due to the </w:t>
      </w:r>
      <w:r w:rsidR="000F42FA" w:rsidRPr="000F42FA">
        <w:t>physicochemical</w:t>
      </w:r>
      <w:r w:rsidR="000F42FA">
        <w:t xml:space="preserve"> </w:t>
      </w:r>
      <w:r>
        <w:t xml:space="preserve">characteristics of certain organic compounds that coat the solid particles and have a hydrophobic effect, it can result in a reduction of the wetting rate and water repellency in the soil </w:t>
      </w:r>
      <w:r w:rsidR="00621DD9">
        <w:fldChar w:fldCharType="begin"/>
      </w:r>
      <w:r w:rsidR="00621DD9">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621DD9">
        <w:fldChar w:fldCharType="separate"/>
      </w:r>
      <w:r w:rsidR="00621DD9">
        <w:rPr>
          <w:noProof/>
        </w:rPr>
        <w:t>[14]</w:t>
      </w:r>
      <w:r w:rsidR="00621DD9">
        <w:fldChar w:fldCharType="end"/>
      </w:r>
      <w:r>
        <w:t xml:space="preserve">. </w:t>
      </w:r>
      <w:r w:rsidR="00621DD9">
        <w:fldChar w:fldCharType="begin"/>
      </w:r>
      <w:r w:rsidR="00621DD9">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rsidR="00621DD9">
        <w:fldChar w:fldCharType="separate"/>
      </w:r>
      <w:r w:rsidR="00621DD9">
        <w:rPr>
          <w:noProof/>
        </w:rPr>
        <w:t>Cuevas Becerra [15]</w:t>
      </w:r>
      <w:r w:rsidR="00621DD9">
        <w:fldChar w:fldCharType="end"/>
      </w:r>
      <w:r>
        <w:t xml:space="preserve"> describes this phenomenon, as a process of high relevance since its existence is associated to preferential flows and surface runoff.</w:t>
      </w:r>
    </w:p>
    <w:p w14:paraId="32209E68" w14:textId="1CCEB349" w:rsidR="00196BC7" w:rsidRDefault="00196BC7" w:rsidP="00196BC7">
      <w:pPr>
        <w:pStyle w:val="MDPI31text"/>
      </w:pPr>
      <w:r>
        <w:t xml:space="preserve">Finally, it has to be considered that </w:t>
      </w:r>
      <w:r w:rsidR="0033451C">
        <w:t xml:space="preserve">the </w:t>
      </w:r>
      <w:bookmarkStart w:id="8" w:name="_Hlk114073229"/>
      <w:r w:rsidR="0033451C">
        <w:t xml:space="preserve">long-term repeated </w:t>
      </w:r>
      <w:bookmarkEnd w:id="8"/>
      <w:r>
        <w:t xml:space="preserve">tillage and incorporation of organic </w:t>
      </w:r>
      <w:r w:rsidR="000F42FA">
        <w:t>residues</w:t>
      </w:r>
      <w:r>
        <w:t xml:space="preserve"> into cereal production systems leads to compaction problems that can hinder the capacity of fluid transmission in the soil </w:t>
      </w:r>
      <w:r w:rsidR="00621DD9">
        <w:fldChar w:fldCharType="begin"/>
      </w:r>
      <w:r w:rsidR="00621DD9">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rsidR="00621DD9">
        <w:fldChar w:fldCharType="separate"/>
      </w:r>
      <w:r w:rsidR="00621DD9">
        <w:rPr>
          <w:noProof/>
        </w:rPr>
        <w:t>[16]</w:t>
      </w:r>
      <w:r w:rsidR="00621DD9">
        <w:fldChar w:fldCharType="end"/>
      </w:r>
      <w:r>
        <w:t xml:space="preserve">. Additionally with changes in local hydrology, related to the effect of hydrophobicity and the destruction of the porous system by farming, where its distribution and variability are unknown </w:t>
      </w:r>
      <w:r w:rsidR="00621DD9">
        <w:fldChar w:fldCharType="begin"/>
      </w:r>
      <w:r w:rsidR="00621DD9">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rsidR="00621DD9">
        <w:fldChar w:fldCharType="separate"/>
      </w:r>
      <w:r w:rsidR="00621DD9">
        <w:rPr>
          <w:noProof/>
        </w:rPr>
        <w:t>[17]</w:t>
      </w:r>
      <w:r w:rsidR="00621DD9">
        <w:fldChar w:fldCharType="end"/>
      </w:r>
      <w:r>
        <w:t xml:space="preserve">, we hypothesized that </w:t>
      </w:r>
      <w:bookmarkStart w:id="9" w:name="_Hlk114142016"/>
      <w:r>
        <w:t>in a coarse textured soil under long-term tillage and maize monoculture the</w:t>
      </w:r>
      <w:r w:rsidR="00D90135">
        <w:t xml:space="preserve"> penetration resistance and its </w:t>
      </w:r>
      <w:r>
        <w:t xml:space="preserve">spatial distribution </w:t>
      </w:r>
      <w:r w:rsidR="00D90135">
        <w:t xml:space="preserve">are directly related to the </w:t>
      </w:r>
      <w:r>
        <w:t>hydraulic</w:t>
      </w:r>
      <w:r w:rsidR="00D90135">
        <w:t xml:space="preserve"> conductivity and </w:t>
      </w:r>
      <w:r>
        <w:t>hydrophobicity of the soil</w:t>
      </w:r>
      <w:bookmarkEnd w:id="9"/>
      <w:r>
        <w:t>. The aims of the study were (</w:t>
      </w:r>
      <w:proofErr w:type="spellStart"/>
      <w:r>
        <w:t>i</w:t>
      </w:r>
      <w:proofErr w:type="spellEnd"/>
      <w:r>
        <w:t xml:space="preserve">) </w:t>
      </w:r>
      <w:bookmarkStart w:id="10" w:name="_Hlk114142623"/>
      <w:r>
        <w:t xml:space="preserve">to quantify the </w:t>
      </w:r>
      <w:r w:rsidR="007B4C4F">
        <w:t>mechanical resistance of the soil</w:t>
      </w:r>
      <w:r>
        <w:t xml:space="preserve"> </w:t>
      </w:r>
      <w:r w:rsidR="006A5C73">
        <w:t xml:space="preserve">and its distribution both vertically and horizontally in areas of high and low mechanical resistance, </w:t>
      </w:r>
      <w:bookmarkStart w:id="11" w:name="_Hlk114081300"/>
      <w:r w:rsidR="007B4C4F" w:rsidRPr="006C720C">
        <w:t>places with frequent crossing and places without crossing</w:t>
      </w:r>
      <w:bookmarkEnd w:id="11"/>
      <w:r w:rsidR="006A5C73">
        <w:t xml:space="preserve"> </w:t>
      </w:r>
      <w:r w:rsidR="006A5C73" w:rsidRPr="00731B4A">
        <w:t>of machinery</w:t>
      </w:r>
      <w:r w:rsidR="007B4C4F" w:rsidRPr="006C720C">
        <w:t xml:space="preserve">, </w:t>
      </w:r>
      <w:r>
        <w:t>as at the topsoil and subsoi</w:t>
      </w:r>
      <w:r w:rsidR="006A5C73">
        <w:t>l</w:t>
      </w:r>
      <w:r w:rsidR="001A0027">
        <w:t>,</w:t>
      </w:r>
      <w:r>
        <w:t xml:space="preserve"> </w:t>
      </w:r>
      <w:bookmarkEnd w:id="10"/>
      <w:r>
        <w:t>and (ii) evaluate the hydraulic conductivity and hydrophobicity depending on the spatial variability of the soil and its dependence on soil compaction, for a coarse textured soil under a long-term tillage and maize monoculture.</w:t>
      </w:r>
    </w:p>
    <w:p w14:paraId="472DEBFA" w14:textId="77777777" w:rsidR="00FA2825" w:rsidRPr="00FA04F1" w:rsidRDefault="00FA2825" w:rsidP="00FA2825">
      <w:pPr>
        <w:pStyle w:val="MDPI21heading1"/>
      </w:pPr>
      <w:r w:rsidRPr="00FA04F1">
        <w:rPr>
          <w:lang w:eastAsia="zh-CN"/>
        </w:rPr>
        <w:t xml:space="preserve">2. </w:t>
      </w:r>
      <w:r w:rsidRPr="00FA04F1">
        <w:t>Materials and Methods</w:t>
      </w:r>
    </w:p>
    <w:p w14:paraId="4FAA035A" w14:textId="77777777" w:rsidR="00196BC7" w:rsidRDefault="00196BC7" w:rsidP="00196BC7">
      <w:pPr>
        <w:pStyle w:val="MDPI22heading2"/>
        <w:spacing w:before="240"/>
      </w:pPr>
      <w:r>
        <w:t>Site Description</w:t>
      </w:r>
    </w:p>
    <w:p w14:paraId="484F613F" w14:textId="46740948" w:rsidR="00196BC7" w:rsidRPr="006565FB" w:rsidRDefault="00196BC7" w:rsidP="00FB1995">
      <w:pPr>
        <w:pStyle w:val="MDPI31text"/>
      </w:pPr>
      <w:r>
        <w:t xml:space="preserve">The study was carried out during the 2013-2014 season on a 2.9 ha site belonging to an associate of the </w:t>
      </w:r>
      <w:proofErr w:type="spellStart"/>
      <w:r>
        <w:t>Cooperativa</w:t>
      </w:r>
      <w:proofErr w:type="spellEnd"/>
      <w:r>
        <w:t xml:space="preserve"> </w:t>
      </w:r>
      <w:proofErr w:type="spellStart"/>
      <w:r>
        <w:t>Campesina</w:t>
      </w:r>
      <w:proofErr w:type="spellEnd"/>
      <w:r>
        <w:t xml:space="preserve"> </w:t>
      </w:r>
      <w:proofErr w:type="spellStart"/>
      <w:r>
        <w:t>Intercomunal</w:t>
      </w:r>
      <w:proofErr w:type="spellEnd"/>
      <w:r>
        <w:t xml:space="preserve"> de </w:t>
      </w:r>
      <w:proofErr w:type="spellStart"/>
      <w:r>
        <w:t>Peumo</w:t>
      </w:r>
      <w:proofErr w:type="spellEnd"/>
      <w:r>
        <w:t xml:space="preserve"> (COOPEUMO), located at San Luis in the Central Valley of Chile, O'Higgins Region, Commune of </w:t>
      </w:r>
      <w:r>
        <w:lastRenderedPageBreak/>
        <w:t>Pichidegua (</w:t>
      </w:r>
      <w:r w:rsidR="008C4484" w:rsidRPr="008C4484">
        <w:fldChar w:fldCharType="begin"/>
      </w:r>
      <w:r w:rsidR="008C4484" w:rsidRPr="008C4484">
        <w:instrText xml:space="preserve"> REF _Ref112254181 \h  \* MERGEFORMAT </w:instrText>
      </w:r>
      <w:r w:rsidR="008C4484" w:rsidRPr="008C4484">
        <w:fldChar w:fldCharType="separate"/>
      </w:r>
      <w:ins w:id="12" w:author="Nicolás Riveras Muñoz" w:date="2022-09-17T07:24:00Z">
        <w:r w:rsidR="001D75FE" w:rsidRPr="001D75FE">
          <w:rPr>
            <w:rPrChange w:id="13" w:author="Nicolás Riveras Muñoz" w:date="2022-09-17T07:24:00Z">
              <w:rPr>
                <w:b/>
              </w:rPr>
            </w:rPrChange>
          </w:rPr>
          <w:t xml:space="preserve">Figure </w:t>
        </w:r>
        <w:r w:rsidR="001D75FE" w:rsidRPr="001D75FE">
          <w:rPr>
            <w:noProof/>
            <w:rPrChange w:id="14" w:author="Nicolás Riveras Muñoz" w:date="2022-09-17T07:24:00Z">
              <w:rPr>
                <w:b/>
                <w:noProof/>
              </w:rPr>
            </w:rPrChange>
          </w:rPr>
          <w:t>1</w:t>
        </w:r>
      </w:ins>
      <w:del w:id="15" w:author="Nicolás Riveras Muñoz" w:date="2022-09-17T07:24:00Z">
        <w:r w:rsidR="008C4484" w:rsidRPr="008C4484" w:rsidDel="001D75FE">
          <w:delText xml:space="preserve">Figure </w:delText>
        </w:r>
        <w:r w:rsidR="008C4484" w:rsidRPr="008C4484" w:rsidDel="001D75FE">
          <w:rPr>
            <w:noProof/>
          </w:rPr>
          <w:delText>1</w:delText>
        </w:r>
      </w:del>
      <w:r w:rsidR="008C4484" w:rsidRPr="008C4484">
        <w:fldChar w:fldCharType="end"/>
      </w:r>
      <w:r>
        <w:t xml:space="preserve">). The soil was classified as Typic </w:t>
      </w:r>
      <w:proofErr w:type="spellStart"/>
      <w:r>
        <w:t>Haploxerepts</w:t>
      </w:r>
      <w:proofErr w:type="spellEnd"/>
      <w:r>
        <w:t xml:space="preserve"> (</w:t>
      </w:r>
      <w:proofErr w:type="spellStart"/>
      <w:r>
        <w:t>Inceptisols</w:t>
      </w:r>
      <w:proofErr w:type="spellEnd"/>
      <w:r>
        <w:t xml:space="preserve"> after US Soil Taxonomy) on alluvial terraces </w:t>
      </w:r>
      <w:r w:rsidR="00621DD9">
        <w:fldChar w:fldCharType="begin"/>
      </w:r>
      <w:r w:rsidR="00621DD9">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621DD9">
        <w:fldChar w:fldCharType="separate"/>
      </w:r>
      <w:r w:rsidR="00621DD9">
        <w:rPr>
          <w:noProof/>
        </w:rPr>
        <w:t>[18]</w:t>
      </w:r>
      <w:r w:rsidR="00621DD9">
        <w:fldChar w:fldCharType="end"/>
      </w:r>
      <w:r>
        <w:t xml:space="preserve"> with textural classes varying from mainly loam at the surface to sand at 30 cm depth. Topsoil (0</w:t>
      </w:r>
      <w:r w:rsidR="0026631B" w:rsidRPr="00461AD2">
        <w:t xml:space="preserve"> – </w:t>
      </w:r>
      <w:r>
        <w:t xml:space="preserve">15 cm) is </w:t>
      </w:r>
      <w:r w:rsidR="006C78B2">
        <w:t>characterized</w:t>
      </w:r>
      <w:r>
        <w:t xml:space="preserve"> by neutral soil pH (</w:t>
      </w:r>
      <w:r w:rsidR="006C78B2" w:rsidRPr="006C78B2">
        <w:rPr>
          <w:i/>
          <w:iCs/>
        </w:rPr>
        <w:t>i.e.</w:t>
      </w:r>
      <w:r>
        <w:t xml:space="preserve"> 6.93), low OM content (OM = 1.47%), non-saline (EC = 1.59 </w:t>
      </w:r>
      <w:proofErr w:type="spellStart"/>
      <w:r>
        <w:t>dS</w:t>
      </w:r>
      <w:proofErr w:type="spellEnd"/>
      <w:r>
        <w:t xml:space="preserve"> m</w:t>
      </w:r>
      <w:r w:rsidRPr="006C78B2">
        <w:rPr>
          <w:vertAlign w:val="superscript"/>
        </w:rPr>
        <w:t>-1</w:t>
      </w:r>
      <w:r>
        <w:t xml:space="preserve">) and low cation exchange capacity (CEC = 9.65 </w:t>
      </w:r>
      <w:proofErr w:type="spellStart"/>
      <w:r>
        <w:t>cmol</w:t>
      </w:r>
      <w:proofErr w:type="spellEnd"/>
      <w:r w:rsidRPr="006C78B2">
        <w:rPr>
          <w:vertAlign w:val="subscript"/>
        </w:rPr>
        <w:t>(+)</w:t>
      </w:r>
      <w:r>
        <w:t xml:space="preserve"> kg</w:t>
      </w:r>
      <w:r w:rsidRPr="006C78B2">
        <w:rPr>
          <w:vertAlign w:val="superscript"/>
        </w:rPr>
        <w:t>-1</w:t>
      </w:r>
      <w:r>
        <w:t xml:space="preserve">) </w:t>
      </w:r>
      <w:r w:rsidR="006C78B2">
        <w:t>according</w:t>
      </w:r>
      <w:r>
        <w:t xml:space="preserve"> to </w:t>
      </w:r>
      <w:r w:rsidR="00621DD9">
        <w:fldChar w:fldCharType="begin"/>
      </w:r>
      <w:r w:rsidR="00621DD9">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621DD9">
        <w:fldChar w:fldCharType="separate"/>
      </w:r>
      <w:r w:rsidR="00621DD9">
        <w:rPr>
          <w:noProof/>
        </w:rPr>
        <w:t>Salazar</w:t>
      </w:r>
      <w:r w:rsidR="00621DD9" w:rsidRPr="00621DD9">
        <w:rPr>
          <w:i/>
          <w:noProof/>
        </w:rPr>
        <w:t>, et al.</w:t>
      </w:r>
      <w:r w:rsidR="00621DD9">
        <w:rPr>
          <w:noProof/>
        </w:rPr>
        <w:t xml:space="preserve"> [19]</w:t>
      </w:r>
      <w:r w:rsidR="00621DD9">
        <w:fldChar w:fldCharType="end"/>
      </w:r>
      <w:r>
        <w:t xml:space="preserve">. </w:t>
      </w:r>
    </w:p>
    <w:p w14:paraId="285287A7" w14:textId="63A0CD32" w:rsidR="00196BC7" w:rsidRDefault="005F11A1" w:rsidP="0064549B">
      <w:pPr>
        <w:pStyle w:val="MDPI31text"/>
        <w:jc w:val="center"/>
      </w:pPr>
      <w:r w:rsidRPr="00A92BD0">
        <w:rPr>
          <w:noProof/>
          <w:lang w:val="de-DE"/>
        </w:rPr>
        <w:drawing>
          <wp:inline distT="0" distB="0" distL="0" distR="0" wp14:anchorId="54411D5F" wp14:editId="42A7FE2E">
            <wp:extent cx="4662386" cy="25596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62386" cy="2559603"/>
                    </a:xfrm>
                    <a:prstGeom prst="rect">
                      <a:avLst/>
                    </a:prstGeom>
                    <a:noFill/>
                    <a:ln>
                      <a:noFill/>
                    </a:ln>
                  </pic:spPr>
                </pic:pic>
              </a:graphicData>
            </a:graphic>
          </wp:inline>
        </w:drawing>
      </w:r>
    </w:p>
    <w:p w14:paraId="712C3C67" w14:textId="1A483A27" w:rsidR="00A4754D" w:rsidRPr="00435897" w:rsidRDefault="00A4754D" w:rsidP="00A4754D">
      <w:pPr>
        <w:pStyle w:val="MDPI51figurecaption"/>
        <w:rPr>
          <w:b/>
        </w:rPr>
      </w:pPr>
      <w:bookmarkStart w:id="16" w:name="_Ref112254181"/>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1D75FE">
        <w:rPr>
          <w:b/>
          <w:noProof/>
        </w:rPr>
        <w:t>1</w:t>
      </w:r>
      <w:r w:rsidRPr="00435897">
        <w:rPr>
          <w:b/>
        </w:rPr>
        <w:fldChar w:fldCharType="end"/>
      </w:r>
      <w:bookmarkEnd w:id="16"/>
      <w:r w:rsidRPr="00461AD2">
        <w:rPr>
          <w:b/>
        </w:rPr>
        <w:t xml:space="preserve">. </w:t>
      </w:r>
      <w:r w:rsidRPr="005F11A1">
        <w:rPr>
          <w:bCs/>
        </w:rPr>
        <w:t>Location map of San Luis (277399 E- 6192699 S), experimental site (Google Earth, datum WSG 1984).</w:t>
      </w:r>
    </w:p>
    <w:p w14:paraId="64550605" w14:textId="7EED7D98" w:rsidR="00196BC7" w:rsidRDefault="00196BC7" w:rsidP="00196BC7">
      <w:pPr>
        <w:pStyle w:val="MDPI31text"/>
      </w:pPr>
      <w:r>
        <w:t xml:space="preserve">The Commune of Pichidegua is under a semi-arid </w:t>
      </w:r>
      <w:r w:rsidR="004159F4">
        <w:t>m</w:t>
      </w:r>
      <w:r>
        <w:t xml:space="preserve">editerranean climate. It has an average annual air temperature of 14.6°C, a monthly maximum of 26.3°C in the month of January and a monthly minimum of 6.1°C in August. Precipitations are concentrated from May to October and </w:t>
      </w:r>
      <w:r w:rsidR="006C78B2">
        <w:t>average about</w:t>
      </w:r>
      <w:r>
        <w:t xml:space="preserve"> 550 mm</w:t>
      </w:r>
      <w:r w:rsidR="006C78B2">
        <w:t xml:space="preserve"> year</w:t>
      </w:r>
      <w:r w:rsidR="006C78B2" w:rsidRPr="006C78B2">
        <w:rPr>
          <w:vertAlign w:val="superscript"/>
        </w:rPr>
        <w:t>-1</w:t>
      </w:r>
      <w:r>
        <w:t>, with a potential evapotranspiration of 940 mm year</w:t>
      </w:r>
      <w:r w:rsidRPr="006C78B2">
        <w:rPr>
          <w:vertAlign w:val="superscript"/>
        </w:rPr>
        <w:t>-1</w:t>
      </w:r>
      <w:r>
        <w:t xml:space="preserve"> </w:t>
      </w:r>
      <w:r w:rsidR="00621DD9">
        <w:fldChar w:fldCharType="begin"/>
      </w:r>
      <w:r w:rsidR="009901A4">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621DD9">
        <w:fldChar w:fldCharType="separate"/>
      </w:r>
      <w:r w:rsidR="009901A4">
        <w:rPr>
          <w:noProof/>
        </w:rPr>
        <w:t>[20]</w:t>
      </w:r>
      <w:r w:rsidR="00621DD9">
        <w:fldChar w:fldCharType="end"/>
      </w:r>
      <w:r>
        <w:t>.</w:t>
      </w:r>
    </w:p>
    <w:p w14:paraId="13DC9B6E" w14:textId="376120F9" w:rsidR="00973432" w:rsidRDefault="00973432" w:rsidP="00196BC7">
      <w:pPr>
        <w:pStyle w:val="MDPI31text"/>
      </w:pPr>
      <w:r>
        <w:t>At the study site, long-term tillage and maize monoculture has been carried out (&gt; 15 year). The soil is prepared using a disc plough in September and maize is sown in October and harvested in early April/May. During the growing season, 470 kg N ha</w:t>
      </w:r>
      <w:r w:rsidRPr="0092422F">
        <w:rPr>
          <w:vertAlign w:val="superscript"/>
        </w:rPr>
        <w:t>−1</w:t>
      </w:r>
      <w:r>
        <w:t xml:space="preserve"> were applied as urea and compound fertilizer (N–P</w:t>
      </w:r>
      <w:r w:rsidRPr="0092422F">
        <w:rPr>
          <w:vertAlign w:val="subscript"/>
        </w:rPr>
        <w:t>2</w:t>
      </w:r>
      <w:r>
        <w:t>O</w:t>
      </w:r>
      <w:r w:rsidRPr="0092422F">
        <w:rPr>
          <w:vertAlign w:val="subscript"/>
        </w:rPr>
        <w:t>5</w:t>
      </w:r>
      <w:r>
        <w:t>–K</w:t>
      </w:r>
      <w:r w:rsidRPr="0092422F">
        <w:rPr>
          <w:vertAlign w:val="subscript"/>
        </w:rPr>
        <w:t>2</w:t>
      </w:r>
      <w:r>
        <w:t>O: 25–10–10), and a N balance estimated 200 kg N ha</w:t>
      </w:r>
      <w:r w:rsidRPr="0092422F">
        <w:rPr>
          <w:vertAlign w:val="superscript"/>
        </w:rPr>
        <w:t>−1</w:t>
      </w:r>
      <w:r>
        <w:t xml:space="preserve"> surplus were available for nitrate leaching </w:t>
      </w:r>
      <w:r>
        <w:fldChar w:fldCharType="begin"/>
      </w:r>
      <w:r w:rsidR="009901A4">
        <w:instrText xml:space="preserve"> ADDIN EN.CITE &lt;EndNote&gt;&lt;Cite&gt;&lt;Author&gt;Salazar&lt;/Author&gt;&lt;Year&gt;2014&lt;/Year&gt;&lt;RecNum&gt;301&lt;/RecNum&gt;&lt;DisplayText&gt;&lt;style size="10"&gt;[21]&lt;/style&gt;&lt;/DisplayText&gt;&lt;record&gt;&lt;rec-number&gt;301&lt;/rec-number&gt;&lt;foreign-keys&gt;&lt;key app="EN" db-id="92awdsetoxzefievsa9pszafwdxx9ttssdae" timestamp="1663172831"&gt;301&lt;/key&gt;&lt;/foreign-keys&gt;&lt;ref-type name="Journal Article"&gt;17&lt;/ref-type&gt;&lt;contributors&gt;&lt;authors&gt;&lt;author&gt;Salazar, Osvaldo&lt;/author&gt;&lt;author&gt;Vargas, Juan&lt;/author&gt;&lt;author&gt;Nájera, Francisco&lt;/author&gt;&lt;author&gt;Seguel, Oscar&lt;/author&gt;&lt;author&gt;Casanova, Manuel&lt;/author&gt;&lt;/authors&gt;&lt;/contributors&gt;&lt;titles&gt;&lt;title&gt;Monitoring of nitrate leaching during flush flooding events in a coarse-textured floodplain soil&lt;/title&gt;&lt;secondary-title&gt;Agricultural Water Management&lt;/secondary-title&gt;&lt;/titles&gt;&lt;periodical&gt;&lt;full-title&gt;Agricultural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s&gt;&lt;dates&gt;&lt;year&gt;2014&lt;/year&gt;&lt;pub-dates&gt;&lt;date&gt;2014/12/01/&lt;/date&gt;&lt;/pub-dates&gt;&lt;/dates&gt;&lt;isbn&gt;0378-3774&lt;/isbn&gt;&lt;urls&gt;&lt;related-urls&gt;&lt;url&gt;https://www.sciencedirect.com/science/article/pii/S0378377414002534&lt;/url&gt;&lt;/related-urls&gt;&lt;/urls&gt;&lt;electronic-resource-num&gt;https://doi.org/10.1016/j.agwat.2014.08.014&lt;/electronic-resource-num&gt;&lt;/record&gt;&lt;/Cite&gt;&lt;/EndNote&gt;</w:instrText>
      </w:r>
      <w:r>
        <w:fldChar w:fldCharType="separate"/>
      </w:r>
      <w:r w:rsidR="009901A4">
        <w:rPr>
          <w:noProof/>
        </w:rPr>
        <w:t>[21]</w:t>
      </w:r>
      <w:r>
        <w:fldChar w:fldCharType="end"/>
      </w:r>
      <w:r>
        <w:t xml:space="preserve">. </w:t>
      </w:r>
      <w:r w:rsidR="00394A8F">
        <w:t>Maize</w:t>
      </w:r>
      <w:r w:rsidR="00394A8F" w:rsidRPr="00FF11D9">
        <w:t xml:space="preserve"> </w:t>
      </w:r>
      <w:r w:rsidR="00FF11D9" w:rsidRPr="00FF11D9">
        <w:t xml:space="preserve">production is done under furrow irrigation with </w:t>
      </w:r>
      <w:r>
        <w:t>conventional</w:t>
      </w:r>
      <w:r w:rsidRPr="00FF11D9">
        <w:t xml:space="preserve"> </w:t>
      </w:r>
      <w:r w:rsidR="00FF11D9" w:rsidRPr="00FF11D9">
        <w:t xml:space="preserve">tillage management, </w:t>
      </w:r>
      <w:r w:rsidR="00196BC7">
        <w:t xml:space="preserve">as described by and </w:t>
      </w:r>
      <w:r w:rsidR="00621DD9">
        <w:fldChar w:fldCharType="begin"/>
      </w:r>
      <w:r>
        <w:instrText xml:space="preserve"> ADDIN EN.CITE &lt;EndNote&gt;&lt;Cite AuthorYear="1"&gt;&lt;Author&gt;Salazar&lt;/Author&gt;&lt;Year&gt;2017&lt;/Year&gt;&lt;RecNum&gt;83&lt;/RecNum&gt;&lt;DisplayText&gt;&lt;style size="10"&gt;Salazar&lt;/style&gt;&lt;style face="italic" size="10"&gt;, et al.&lt;/style&gt;&lt;style size="10"&gt; [22]&lt;/style&gt;&lt;/DisplayText&gt;&lt;record&gt;&lt;rec-number&gt;83&lt;/rec-number&gt;&lt;foreign-keys&gt;&lt;key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621DD9">
        <w:fldChar w:fldCharType="separate"/>
      </w:r>
      <w:r>
        <w:rPr>
          <w:noProof/>
        </w:rPr>
        <w:t>Salazar</w:t>
      </w:r>
      <w:r w:rsidRPr="00973432">
        <w:rPr>
          <w:i/>
          <w:noProof/>
        </w:rPr>
        <w:t>, et al.</w:t>
      </w:r>
      <w:r>
        <w:rPr>
          <w:noProof/>
        </w:rPr>
        <w:t xml:space="preserve"> [22]</w:t>
      </w:r>
      <w:r w:rsidR="00621DD9">
        <w:fldChar w:fldCharType="end"/>
      </w:r>
      <w:r w:rsidR="00196BC7">
        <w:t xml:space="preserve">. Soil preparation with a disc plough is carried out immediately after the harvest or before planting, with the number of tractor passes varying from 5 to 8 times, using the same routes, </w:t>
      </w:r>
      <w:bookmarkStart w:id="17" w:name="_Hlk114079995"/>
      <w:r w:rsidR="00196BC7">
        <w:t xml:space="preserve">making it possible to identify </w:t>
      </w:r>
      <w:r w:rsidR="00C45136" w:rsidRPr="006C720C">
        <w:t>places with frequent crossing</w:t>
      </w:r>
      <w:r w:rsidR="00C45136">
        <w:t xml:space="preserve"> of </w:t>
      </w:r>
      <w:r w:rsidR="00196BC7">
        <w:t>machinery (</w:t>
      </w:r>
      <w:r w:rsidR="00B12B56">
        <w:t>+</w:t>
      </w:r>
      <w:r w:rsidR="00394A8F">
        <w:t>M</w:t>
      </w:r>
      <w:r w:rsidR="00196BC7">
        <w:t xml:space="preserve">) and </w:t>
      </w:r>
      <w:r w:rsidR="00C45136" w:rsidRPr="006C720C">
        <w:t>places without crossing</w:t>
      </w:r>
      <w:r w:rsidR="00196BC7">
        <w:t xml:space="preserve"> </w:t>
      </w:r>
      <w:r w:rsidR="00D07190">
        <w:t xml:space="preserve">of it </w:t>
      </w:r>
      <w:r w:rsidR="00196BC7">
        <w:t>(</w:t>
      </w:r>
      <w:r w:rsidR="000763E1">
        <w:t>-</w:t>
      </w:r>
      <w:r w:rsidR="00394A8F">
        <w:t>M</w:t>
      </w:r>
      <w:r w:rsidR="00196BC7">
        <w:t xml:space="preserve">). </w:t>
      </w:r>
      <w:bookmarkEnd w:id="17"/>
      <w:r w:rsidR="00D07190">
        <w:t>The grain yield in 2012 was 15 Mg ha</w:t>
      </w:r>
      <w:r w:rsidR="00D07190" w:rsidRPr="0092422F">
        <w:rPr>
          <w:vertAlign w:val="superscript"/>
        </w:rPr>
        <w:t>−1</w:t>
      </w:r>
      <w:r w:rsidR="00D07190">
        <w:t>. S</w:t>
      </w:r>
      <w:r w:rsidR="00196BC7">
        <w:t>tubble and plant residues from the previous season are consumed by cattle through direct grazing and the remnant is incorporated to the soil.</w:t>
      </w:r>
      <w:del w:id="18" w:author="Nicolás Riveras Muñoz" w:date="2022-09-29T10:19:00Z">
        <w:r w:rsidDel="00F82821">
          <w:delText xml:space="preserve"> </w:delText>
        </w:r>
      </w:del>
    </w:p>
    <w:p w14:paraId="7DF027A4" w14:textId="77777777" w:rsidR="00196BC7" w:rsidRDefault="00196BC7" w:rsidP="00196BC7">
      <w:pPr>
        <w:pStyle w:val="MDPI22heading2"/>
        <w:spacing w:before="240"/>
      </w:pPr>
      <w:r>
        <w:t>Study Design</w:t>
      </w:r>
    </w:p>
    <w:p w14:paraId="012DBD83" w14:textId="1A4C1D21" w:rsidR="00196BC7" w:rsidRDefault="00196BC7" w:rsidP="00196BC7">
      <w:pPr>
        <w:pStyle w:val="MDPI31text"/>
      </w:pPr>
      <w:r>
        <w:t>In November 2013, with the maize crop in the eighth leaf, an initial diagnosis of the state of compaction of the study site was realized. Soil penetration resistance (PR) was measured identifying areas of high and low PR (according to the 0</w:t>
      </w:r>
      <w:r w:rsidR="0026631B" w:rsidRPr="00461AD2">
        <w:t xml:space="preserve"> – </w:t>
      </w:r>
      <w:r>
        <w:t>5 cm layer). In each zone, four experimental units of 1 m</w:t>
      </w:r>
      <w:r w:rsidRPr="004E7FF4">
        <w:rPr>
          <w:vertAlign w:val="superscript"/>
        </w:rPr>
        <w:t>2</w:t>
      </w:r>
      <w:r>
        <w:t xml:space="preserve"> each were delimited randomly</w:t>
      </w:r>
      <w:r w:rsidR="0017487E">
        <w:t xml:space="preserve"> (n = 8)</w:t>
      </w:r>
      <w:r>
        <w:t>.</w:t>
      </w:r>
      <w:r w:rsidR="004E7FF4">
        <w:t xml:space="preserve"> </w:t>
      </w:r>
      <w:r w:rsidR="00B12B56" w:rsidRPr="00B12B56">
        <w:t>Within each experimental unit, the zone related to the passage of machinery was identified, with places of frequent crossing of it (</w:t>
      </w:r>
      <w:r w:rsidR="00B12B56">
        <w:t>+</w:t>
      </w:r>
      <w:r w:rsidR="00B12B56" w:rsidRPr="00B12B56">
        <w:t>M) and places with no crossing of machinery (</w:t>
      </w:r>
      <w:r w:rsidR="00B12B56">
        <w:t>-</w:t>
      </w:r>
      <w:r w:rsidR="00B12B56" w:rsidRPr="00B12B56">
        <w:t>M)</w:t>
      </w:r>
      <w:r>
        <w:t xml:space="preserve">. Moreover, due to repeated handling over several seasons, based on visual characteristics and mechanical resistance, it was possible to identify the limit of the plow layer (approximately 30 cm), using </w:t>
      </w:r>
      <w:r w:rsidR="004E7FF4">
        <w:t>these criteria</w:t>
      </w:r>
      <w:r>
        <w:t xml:space="preserve"> to separate in topsoil and subsoil layers. From the combination of the tire tracks of the machinery and the limit of the arable layer, </w:t>
      </w:r>
      <w:r w:rsidR="004E7FF4">
        <w:t>four</w:t>
      </w:r>
      <w:r>
        <w:t xml:space="preserve"> treatments were established: T1: </w:t>
      </w:r>
      <w:r w:rsidR="00B12B56">
        <w:t>-M</w:t>
      </w:r>
      <w:r w:rsidR="0026631B" w:rsidRPr="00461AD2">
        <w:t xml:space="preserve"> – </w:t>
      </w:r>
      <w:r w:rsidR="00D5096E">
        <w:t>t</w:t>
      </w:r>
      <w:r>
        <w:t xml:space="preserve">opsoil; T2: </w:t>
      </w:r>
      <w:r w:rsidR="00B12B56">
        <w:t>-M</w:t>
      </w:r>
      <w:r w:rsidR="0026631B" w:rsidRPr="00461AD2">
        <w:t xml:space="preserve"> – </w:t>
      </w:r>
      <w:r w:rsidR="00D5096E">
        <w:t>s</w:t>
      </w:r>
      <w:r>
        <w:t xml:space="preserve">ubsoil; T3: </w:t>
      </w:r>
      <w:r w:rsidR="00B12B56">
        <w:t>+M</w:t>
      </w:r>
      <w:r w:rsidR="0026631B" w:rsidRPr="00461AD2">
        <w:t xml:space="preserve"> – </w:t>
      </w:r>
      <w:r w:rsidR="00D5096E">
        <w:t>t</w:t>
      </w:r>
      <w:r>
        <w:t xml:space="preserve">opsoil; T4: </w:t>
      </w:r>
      <w:r w:rsidR="00B12B56">
        <w:t>+M</w:t>
      </w:r>
      <w:r w:rsidR="0026631B" w:rsidRPr="00461AD2">
        <w:t xml:space="preserve"> – </w:t>
      </w:r>
      <w:r w:rsidR="00D5096E">
        <w:lastRenderedPageBreak/>
        <w:t>s</w:t>
      </w:r>
      <w:r>
        <w:t xml:space="preserve">ubsoil. </w:t>
      </w:r>
      <w:bookmarkStart w:id="19" w:name="_Hlk114151300"/>
      <w:r w:rsidR="004A3920" w:rsidRPr="004A3920">
        <w:t xml:space="preserve">In each PR zone, </w:t>
      </w:r>
      <w:r w:rsidR="003560B5">
        <w:t>K</w:t>
      </w:r>
      <w:r w:rsidR="004A3920" w:rsidRPr="004A3920">
        <w:t xml:space="preserve"> was measured on the field for all four treatments with four replicates (n = 32). Complementary to each K measurement were collected undisturbed soil cylinders (heigh = 5 cm, diameter = 5.9 cm, volume = 136.7 cm</w:t>
      </w:r>
      <w:r w:rsidR="004A3920" w:rsidRPr="006C720C">
        <w:rPr>
          <w:vertAlign w:val="superscript"/>
        </w:rPr>
        <w:t>3</w:t>
      </w:r>
      <w:r w:rsidR="004A3920" w:rsidRPr="004A3920">
        <w:t>) for the determination of hydrophobicity, disturbed soil samples at depths of 0 – 10 cm and 30 – 40 cm, and three disturbed cylinders for BD.</w:t>
      </w:r>
      <w:bookmarkEnd w:id="19"/>
    </w:p>
    <w:p w14:paraId="52CBF2AD" w14:textId="77777777" w:rsidR="00196BC7" w:rsidRDefault="00196BC7" w:rsidP="00196BC7">
      <w:pPr>
        <w:pStyle w:val="MDPI22heading2"/>
        <w:spacing w:before="240"/>
      </w:pPr>
      <w:r>
        <w:t>Soil Property Measurements</w:t>
      </w:r>
    </w:p>
    <w:p w14:paraId="7529B781" w14:textId="215ACE3E" w:rsidR="00196BC7" w:rsidRDefault="00196BC7" w:rsidP="00196BC7">
      <w:pPr>
        <w:pStyle w:val="MDPI31text"/>
      </w:pPr>
      <w:r>
        <w:t xml:space="preserve">Soil compaction was characterized as the spatial variability of penetration resistance (PR) with a </w:t>
      </w:r>
      <w:proofErr w:type="spellStart"/>
      <w:r>
        <w:t>Penetrologger</w:t>
      </w:r>
      <w:proofErr w:type="spellEnd"/>
      <w:r>
        <w:t xml:space="preserve"> (</w:t>
      </w:r>
      <w:proofErr w:type="spellStart"/>
      <w:r>
        <w:t>Eijkelkamp</w:t>
      </w:r>
      <w:proofErr w:type="spellEnd"/>
      <w:r>
        <w:t xml:space="preserve">, </w:t>
      </w:r>
      <w:proofErr w:type="spellStart"/>
      <w:r>
        <w:t>Giesbeek</w:t>
      </w:r>
      <w:proofErr w:type="spellEnd"/>
      <w:r>
        <w:t xml:space="preserve">, The Netherlands), with measurements </w:t>
      </w:r>
      <w:r w:rsidR="004E7FF4">
        <w:t>distributed</w:t>
      </w:r>
      <w:r>
        <w:t xml:space="preserve"> in a regular 30 m x 30 m</w:t>
      </w:r>
      <w:r w:rsidR="004E7FF4">
        <w:t xml:space="preserve"> grid</w:t>
      </w:r>
      <w:r>
        <w:t>. All the measurements were taken in the same position of the furrow, avoiding the tractor</w:t>
      </w:r>
      <w:r w:rsidR="005E3A46">
        <w:t xml:space="preserve"> tread</w:t>
      </w:r>
      <w:r>
        <w:t>, to prevent distortions of the values. The device was equipped with a GPS and data storage memory, allowing to spatially locate the evaluated points.</w:t>
      </w:r>
    </w:p>
    <w:p w14:paraId="5C71C14E" w14:textId="75062CBD" w:rsidR="00196BC7" w:rsidRDefault="00196BC7" w:rsidP="00196BC7">
      <w:pPr>
        <w:pStyle w:val="MDPI31text"/>
      </w:pPr>
      <w:r>
        <w:t>Considering that mechanical loads exert their greatest effect in the topsoil layer, PR mean values from 0</w:t>
      </w:r>
      <w:r w:rsidR="00F721EE" w:rsidRPr="00461AD2">
        <w:t xml:space="preserve"> – </w:t>
      </w:r>
      <w:r>
        <w:t xml:space="preserve">5 cm were interpolated by kriging, generating a spatial distribution map of PR. The measurement was performed 2 days after an irrigation, with a water content close to field capacity and a penetration down to 80 cm depth. The results </w:t>
      </w:r>
      <w:r w:rsidR="005E3A46">
        <w:t>were</w:t>
      </w:r>
      <w:r>
        <w:t xml:space="preserve"> used to identify two </w:t>
      </w:r>
      <w:r w:rsidR="005E3A46">
        <w:t>classes of</w:t>
      </w:r>
      <w:r>
        <w:t xml:space="preserve"> penetration resistance (high and low)</w:t>
      </w:r>
      <w:r w:rsidR="005E3A46">
        <w:t xml:space="preserve"> using the median PR as threshold</w:t>
      </w:r>
      <w:r>
        <w:t>.</w:t>
      </w:r>
    </w:p>
    <w:p w14:paraId="1311A77A" w14:textId="55CD48C3" w:rsidR="00196BC7" w:rsidRDefault="00196BC7" w:rsidP="00196BC7">
      <w:pPr>
        <w:pStyle w:val="MDPI31text"/>
      </w:pPr>
      <w:r>
        <w:t xml:space="preserve">Texture was measured according to the Bouyoucos hydrometer method and bulk density (BD) by the cylinder method </w:t>
      </w:r>
      <w:r w:rsidR="00621DD9">
        <w:fldChar w:fldCharType="begin"/>
      </w:r>
      <w:r w:rsidR="00973432">
        <w:instrText xml:space="preserve"> ADDIN EN.CITE &lt;EndNote&gt;&lt;Cite&gt;&lt;Author&gt;Sandoval&lt;/Author&gt;&lt;Year&gt;2012&lt;/Year&gt;&lt;RecNum&gt;55&lt;/RecNum&gt;&lt;DisplayText&gt;&lt;style size="10"&gt;[23]&lt;/style&gt;&lt;/DisplayText&gt;&lt;record&gt;&lt;rec-number&gt;55&lt;/rec-number&gt;&lt;foreign-keys&gt;&lt;key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621DD9">
        <w:fldChar w:fldCharType="separate"/>
      </w:r>
      <w:r w:rsidR="00973432">
        <w:rPr>
          <w:noProof/>
        </w:rPr>
        <w:t>[23]</w:t>
      </w:r>
      <w:r w:rsidR="00621DD9">
        <w:fldChar w:fldCharType="end"/>
      </w:r>
      <w:r>
        <w:t xml:space="preserve">, while the content of organic matter (OM) was determined by calcination </w:t>
      </w:r>
      <w:r w:rsidR="00621DD9">
        <w:fldChar w:fldCharType="begin"/>
      </w:r>
      <w:r w:rsidR="00973432">
        <w:instrText xml:space="preserve"> ADDIN EN.CITE &lt;EndNote&gt;&lt;Cite&gt;&lt;Author&gt;Sadzawka&lt;/Author&gt;&lt;Year&gt;2004&lt;/Year&gt;&lt;RecNum&gt;54&lt;/RecNum&gt;&lt;DisplayText&gt;&lt;style size="10"&gt;[24]&lt;/style&gt;&lt;/DisplayText&gt;&lt;record&gt;&lt;rec-number&gt;54&lt;/rec-number&gt;&lt;foreign-keys&gt;&lt;key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621DD9">
        <w:fldChar w:fldCharType="separate"/>
      </w:r>
      <w:r w:rsidR="00973432">
        <w:rPr>
          <w:noProof/>
        </w:rPr>
        <w:t>[24]</w:t>
      </w:r>
      <w:r w:rsidR="00621DD9">
        <w:fldChar w:fldCharType="end"/>
      </w:r>
      <w:r>
        <w:t>.</w:t>
      </w:r>
    </w:p>
    <w:p w14:paraId="2752BA81" w14:textId="28A56EE0" w:rsidR="00196BC7" w:rsidRDefault="00196BC7" w:rsidP="00196BC7">
      <w:pPr>
        <w:pStyle w:val="MDPI31text"/>
      </w:pPr>
      <w:r>
        <w:t>Unsaturated hydraulic conductivity (</w:t>
      </w:r>
      <w:proofErr w:type="spellStart"/>
      <w:r>
        <w:t>K</w:t>
      </w:r>
      <w:r w:rsidR="005E3A46">
        <w:rPr>
          <w:vertAlign w:val="subscript"/>
        </w:rPr>
        <w:t>h</w:t>
      </w:r>
      <w:proofErr w:type="spellEnd"/>
      <w:r>
        <w:t xml:space="preserve">) measurements were conducted in the field between April and May 2014 and prior to farmers soil preparation for the next season. It was measured with mini disk infiltrometers (Decagon Devices, Pullman, WA, USA). A fine sand layer was added to ensure the contact of the porous plate to the ground. The infiltrated water was measured every 30 </w:t>
      </w:r>
      <w:r w:rsidR="008C6D62">
        <w:t>seconds</w:t>
      </w:r>
      <w:r>
        <w:t xml:space="preserve"> for a period of 10 minutes, for 1</w:t>
      </w:r>
      <w:r w:rsidR="0059153D">
        <w:t>00</w:t>
      </w:r>
      <w:r>
        <w:t>, 2</w:t>
      </w:r>
      <w:r w:rsidR="0059153D">
        <w:t>00</w:t>
      </w:r>
      <w:r>
        <w:t>, 4</w:t>
      </w:r>
      <w:r w:rsidR="0059153D">
        <w:t>00</w:t>
      </w:r>
      <w:r>
        <w:t xml:space="preserve"> and 6</w:t>
      </w:r>
      <w:r w:rsidR="0059153D">
        <w:t>00</w:t>
      </w:r>
      <w:r>
        <w:t xml:space="preserve"> Pa of soil water pressure. The obtained data was </w:t>
      </w:r>
      <w:r w:rsidR="008C6D62">
        <w:t>processed</w:t>
      </w:r>
      <w:r>
        <w:t xml:space="preserve"> by the method of </w:t>
      </w:r>
      <w:r w:rsidR="00621DD9">
        <w:fldChar w:fldCharType="begin"/>
      </w:r>
      <w:r w:rsidR="00973432">
        <w:instrText xml:space="preserve"> ADDIN EN.CITE &lt;EndNote&gt;&lt;Cite AuthorYear="1"&gt;&lt;Author&gt;Zhang&lt;/Author&gt;&lt;Year&gt;1997&lt;/Year&gt;&lt;RecNum&gt;72&lt;/RecNum&gt;&lt;DisplayText&gt;&lt;style size="10"&gt;Zhang [25]&lt;/style&gt;&lt;/DisplayText&gt;&lt;record&gt;&lt;rec-number&gt;72&lt;/rec-number&gt;&lt;foreign-keys&gt;&lt;key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621DD9">
        <w:fldChar w:fldCharType="separate"/>
      </w:r>
      <w:r w:rsidR="00973432">
        <w:rPr>
          <w:noProof/>
        </w:rPr>
        <w:t>Zhang [25]</w:t>
      </w:r>
      <w:r w:rsidR="00621DD9">
        <w:fldChar w:fldCharType="end"/>
      </w:r>
      <w:r>
        <w:t xml:space="preserve"> to determine </w:t>
      </w:r>
      <w:proofErr w:type="spellStart"/>
      <w:r>
        <w:t>K</w:t>
      </w:r>
      <w:r w:rsidR="005E3A46">
        <w:rPr>
          <w:vertAlign w:val="subscript"/>
        </w:rPr>
        <w:t>h</w:t>
      </w:r>
      <w:proofErr w:type="spellEnd"/>
      <w:r>
        <w:t xml:space="preserve"> as function of the applied soil water pressure, defined as: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22A80" w:rsidRPr="00FE6C93" w14:paraId="324B23E1" w14:textId="77777777" w:rsidTr="00385F5E">
        <w:tc>
          <w:tcPr>
            <w:tcW w:w="7428" w:type="dxa"/>
          </w:tcPr>
          <w:p w14:paraId="6FB34F94" w14:textId="10AC8612" w:rsidR="00E22A80" w:rsidRPr="003030D2" w:rsidRDefault="00E22A80" w:rsidP="00385F5E">
            <w:pPr>
              <w:pStyle w:val="MDPI39equation"/>
            </w:pPr>
            <w:proofErr w:type="spellStart"/>
            <w:r>
              <w:t>K</w:t>
            </w:r>
            <w:r w:rsidR="009C279D">
              <w:rPr>
                <w:vertAlign w:val="subscript"/>
              </w:rPr>
              <w:t>h</w:t>
            </w:r>
            <w:proofErr w:type="spellEnd"/>
            <w:r>
              <w:t>=C</w:t>
            </w:r>
            <w:r w:rsidRPr="00E22A80">
              <w:rPr>
                <w:vertAlign w:val="subscript"/>
              </w:rPr>
              <w:t>1</w:t>
            </w:r>
            <w:r>
              <w:t>/A</w:t>
            </w:r>
          </w:p>
        </w:tc>
        <w:tc>
          <w:tcPr>
            <w:tcW w:w="431" w:type="dxa"/>
            <w:vAlign w:val="center"/>
          </w:tcPr>
          <w:p w14:paraId="4D00C9D1" w14:textId="77777777" w:rsidR="00E22A80" w:rsidRPr="003030D2" w:rsidRDefault="00E22A80" w:rsidP="00385F5E">
            <w:pPr>
              <w:pStyle w:val="MDPI3aequationnumber"/>
              <w:spacing w:line="260" w:lineRule="atLeast"/>
            </w:pPr>
            <w:r w:rsidRPr="003030D2">
              <w:t>(1)</w:t>
            </w:r>
          </w:p>
        </w:tc>
      </w:tr>
    </w:tbl>
    <w:p w14:paraId="7368E84A" w14:textId="7269B006" w:rsidR="00196BC7" w:rsidRDefault="00196BC7" w:rsidP="00196BC7">
      <w:pPr>
        <w:pStyle w:val="MDPI31text"/>
      </w:pPr>
      <w:r>
        <w:t>where C</w:t>
      </w:r>
      <w:r w:rsidRPr="00E22A80">
        <w:rPr>
          <w:vertAlign w:val="subscript"/>
        </w:rPr>
        <w:t>1</w:t>
      </w:r>
      <w:r>
        <w:t xml:space="preserve"> corresponds to curvature of the parabola at pressures of 1</w:t>
      </w:r>
      <w:r w:rsidR="0059153D">
        <w:t>00</w:t>
      </w:r>
      <w:r>
        <w:t>, 2</w:t>
      </w:r>
      <w:r w:rsidR="0059153D">
        <w:t>00</w:t>
      </w:r>
      <w:r>
        <w:t>, 4</w:t>
      </w:r>
      <w:r w:rsidR="0059153D">
        <w:t>00</w:t>
      </w:r>
      <w:r>
        <w:t xml:space="preserve"> and 6</w:t>
      </w:r>
      <w:r w:rsidR="0059153D">
        <w:t>00</w:t>
      </w:r>
      <w:r>
        <w:t xml:space="preserve"> Pa, obtained from a quadratic regression between the accumulated infiltration and the root of time, and A is </w:t>
      </w:r>
      <w:del w:id="20" w:author="Nicolás Riveras Muñoz" w:date="2022-09-29T20:17:00Z">
        <w:r w:rsidDel="00337461">
          <w:delText xml:space="preserve">the </w:delText>
        </w:r>
      </w:del>
      <w:ins w:id="21" w:author="Nicolás Riveras Muñoz" w:date="2022-09-29T20:17:00Z">
        <w:r w:rsidR="00337461">
          <w:t xml:space="preserve">a </w:t>
        </w:r>
      </w:ins>
      <w:r>
        <w:t>factor</w:t>
      </w:r>
      <w:ins w:id="22" w:author="Nicolás Riveras Muñoz" w:date="2022-09-29T20:17:00Z">
        <w:r w:rsidR="00337461" w:rsidRPr="00337461">
          <w:t xml:space="preserve"> relating the</w:t>
        </w:r>
      </w:ins>
      <w:del w:id="23" w:author="Nicolás Riveras Muñoz" w:date="2022-09-29T20:17:00Z">
        <w:r w:rsidDel="00337461">
          <w:delText xml:space="preserve"> of</w:delText>
        </w:r>
      </w:del>
      <w:r>
        <w:t xml:space="preserve"> van </w:t>
      </w:r>
      <w:proofErr w:type="spellStart"/>
      <w:r>
        <w:t>Genuchten</w:t>
      </w:r>
      <w:proofErr w:type="spellEnd"/>
      <w:r>
        <w:t xml:space="preserve"> </w:t>
      </w:r>
      <w:ins w:id="24" w:author="Nicolás Riveras Muñoz" w:date="2022-09-29T20:17:00Z">
        <w:r w:rsidR="00337461">
          <w:t xml:space="preserve">parameters </w:t>
        </w:r>
      </w:ins>
      <w:r w:rsidR="00621DD9">
        <w:fldChar w:fldCharType="begin"/>
      </w:r>
      <w:r w:rsidR="00973432">
        <w:instrText xml:space="preserve"> ADDIN EN.CITE &lt;EndNote&gt;&lt;Cite&gt;&lt;Author&gt;Carsel&lt;/Author&gt;&lt;Year&gt;1988&lt;/Year&gt;&lt;RecNum&gt;10&lt;/RecNum&gt;&lt;DisplayText&gt;&lt;style size="10"&gt;[26]&lt;/style&gt;&lt;/DisplayText&gt;&lt;record&gt;&lt;rec-number&gt;10&lt;/rec-number&gt;&lt;foreign-keys&gt;&lt;key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621DD9">
        <w:fldChar w:fldCharType="separate"/>
      </w:r>
      <w:r w:rsidR="00973432">
        <w:rPr>
          <w:noProof/>
        </w:rPr>
        <w:t>[26]</w:t>
      </w:r>
      <w:r w:rsidR="00621DD9">
        <w:fldChar w:fldCharType="end"/>
      </w:r>
      <w:r>
        <w:t xml:space="preserve"> and depends of soil </w:t>
      </w:r>
      <w:proofErr w:type="spellStart"/>
      <w:r>
        <w:t>texture</w:t>
      </w:r>
      <w:ins w:id="25" w:author="Nicolás Riveras Muñoz" w:date="2022-09-29T20:18:00Z">
        <w:r w:rsidR="000A5D21">
          <w:t>,</w:t>
        </w:r>
      </w:ins>
      <w:del w:id="26" w:author="Nicolás Riveras Muñoz" w:date="2022-09-29T20:18:00Z">
        <w:r w:rsidDel="000A5D21">
          <w:delText xml:space="preserve"> and </w:delText>
        </w:r>
      </w:del>
      <w:r>
        <w:t>the</w:t>
      </w:r>
      <w:proofErr w:type="spellEnd"/>
      <w:r>
        <w:t xml:space="preserve"> sorption</w:t>
      </w:r>
      <w:ins w:id="27" w:author="Nicolás Riveras Muñoz" w:date="2022-09-29T20:18:00Z">
        <w:r w:rsidR="000A5D21">
          <w:t xml:space="preserve"> rate and the radius of the infiltrometer disk </w:t>
        </w:r>
      </w:ins>
      <w:r w:rsidR="00FB5D05">
        <w:fldChar w:fldCharType="begin"/>
      </w:r>
      <w:r w:rsidR="00FB5D05">
        <w:instrText xml:space="preserve"> ADDIN EN.CITE &lt;EndNote&gt;&lt;Cite&gt;&lt;Author&gt;Devices&lt;/Author&gt;&lt;Year&gt;2012&lt;/Year&gt;&lt;RecNum&gt;305&lt;/RecNum&gt;&lt;DisplayText&gt;&lt;style size="10"&gt;[27]&lt;/style&gt;&lt;/DisplayText&gt;&lt;record&gt;&lt;rec-number&gt;305&lt;/rec-number&gt;&lt;foreign-keys&gt;&lt;key app="EN" db-id="92awdsetoxzefievsa9pszafwdxx9ttssdae" timestamp="1664475684"&gt;305&lt;/key&gt;&lt;/foreign-keys&gt;&lt;ref-type name="Journal Article"&gt;17&lt;/ref-type&gt;&lt;contributors&gt;&lt;authors&gt;&lt;author&gt;Devices, Decagon&lt;/author&gt;&lt;/authors&gt;&lt;/contributors&gt;&lt;titles&gt;&lt;title&gt;Minidisk infiltrometer user’s manual version 10&lt;/title&gt;&lt;secondary-title&gt;Decagon Devices, Pullman, WA, USA&lt;/secondary-title&gt;&lt;/titles&gt;&lt;periodical&gt;&lt;full-title&gt;Decagon Devices, Pullman, WA, USA&lt;/full-title&gt;&lt;/periodical&gt;&lt;dates&gt;&lt;year&gt;2012&lt;/year&gt;&lt;/dates&gt;&lt;urls&gt;&lt;/urls&gt;&lt;/record&gt;&lt;/Cite&gt;&lt;/EndNote&gt;</w:instrText>
      </w:r>
      <w:r w:rsidR="00FB5D05">
        <w:fldChar w:fldCharType="separate"/>
      </w:r>
      <w:r w:rsidR="00FB5D05">
        <w:rPr>
          <w:noProof/>
        </w:rPr>
        <w:t>[27]</w:t>
      </w:r>
      <w:r w:rsidR="00FB5D05">
        <w:fldChar w:fldCharType="end"/>
      </w:r>
      <w:r>
        <w:t>.</w:t>
      </w:r>
    </w:p>
    <w:p w14:paraId="1AA442EA" w14:textId="205ED55D" w:rsidR="00196BC7" w:rsidRDefault="00196BC7" w:rsidP="00196BC7">
      <w:pPr>
        <w:pStyle w:val="MDPI31text"/>
      </w:pPr>
      <w:r>
        <w:t xml:space="preserve">With the distribution of </w:t>
      </w:r>
      <w:proofErr w:type="spellStart"/>
      <w:r>
        <w:t>K</w:t>
      </w:r>
      <w:r w:rsidR="009C279D">
        <w:rPr>
          <w:vertAlign w:val="subscript"/>
        </w:rPr>
        <w:t>h</w:t>
      </w:r>
      <w:proofErr w:type="spellEnd"/>
      <w:r>
        <w:t xml:space="preserve"> as a function of the supplied pressure, linear adjustments were made to extrapolate the saturated hydraulic conductivity (K</w:t>
      </w:r>
      <w:r w:rsidRPr="0000047B">
        <w:rPr>
          <w:vertAlign w:val="subscript"/>
        </w:rPr>
        <w:t>s</w:t>
      </w:r>
      <w:r w:rsidR="009C279D">
        <w:rPr>
          <w:vertAlign w:val="subscript"/>
        </w:rPr>
        <w:t>at</w:t>
      </w:r>
      <w:r>
        <w:t xml:space="preserve">) to </w:t>
      </w:r>
      <w:r w:rsidR="009C279D">
        <w:t>0 Pa</w:t>
      </w:r>
      <w:r>
        <w:t xml:space="preserve"> pressure.</w:t>
      </w:r>
    </w:p>
    <w:p w14:paraId="2AA7D15E" w14:textId="37222339" w:rsidR="00196BC7" w:rsidRDefault="00196BC7" w:rsidP="00196BC7">
      <w:pPr>
        <w:pStyle w:val="MDPI31text"/>
      </w:pPr>
      <w:r>
        <w:t xml:space="preserve">Hydrophobicity was evaluated by the repellency index (R) according to the methodology described by </w:t>
      </w:r>
      <w:r w:rsidR="00621DD9">
        <w:fldChar w:fldCharType="begin"/>
      </w:r>
      <w:r w:rsidR="00FB5D05">
        <w:instrText xml:space="preserve"> ADDIN EN.CITE &lt;EndNote&gt;&lt;Cite AuthorYear="1"&gt;&lt;Author&gt;Tillman&lt;/Author&gt;&lt;Year&gt;1989&lt;/Year&gt;&lt;RecNum&gt;66&lt;/RecNum&gt;&lt;DisplayText&gt;&lt;style size="10"&gt;Tillman&lt;/style&gt;&lt;style face="italic" size="10"&gt;, et al.&lt;/style&gt;&lt;style size="10"&gt; [28]&lt;/style&gt;&lt;/DisplayText&gt;&lt;record&gt;&lt;rec-number&gt;66&lt;/rec-number&gt;&lt;foreign-keys&gt;&lt;key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621DD9">
        <w:fldChar w:fldCharType="separate"/>
      </w:r>
      <w:r w:rsidR="00FB5D05">
        <w:rPr>
          <w:noProof/>
        </w:rPr>
        <w:t>Tillman</w:t>
      </w:r>
      <w:r w:rsidR="00FB5D05" w:rsidRPr="00FB5D05">
        <w:rPr>
          <w:i/>
          <w:noProof/>
        </w:rPr>
        <w:t>, et al.</w:t>
      </w:r>
      <w:r w:rsidR="00FB5D05">
        <w:rPr>
          <w:noProof/>
        </w:rPr>
        <w:t xml:space="preserve"> [28]</w:t>
      </w:r>
      <w:r w:rsidR="00621DD9">
        <w:fldChar w:fldCharType="end"/>
      </w:r>
      <w:r>
        <w:t xml:space="preserve">. A self-made sorptivity equipment device based on the specifications of </w:t>
      </w:r>
      <w:r w:rsidR="00621DD9">
        <w:fldChar w:fldCharType="begin"/>
      </w:r>
      <w:r w:rsidR="00FB5D05">
        <w:instrText xml:space="preserve"> ADDIN EN.CITE &lt;EndNote&gt;&lt;Cite AuthorYear="1"&gt;&lt;Author&gt;Leeds-Harrison&lt;/Author&gt;&lt;Year&gt;1994&lt;/Year&gt;&lt;RecNum&gt;94&lt;/RecNum&gt;&lt;DisplayText&gt;&lt;style size="10"&gt;Leeds-Harrison&lt;/style&gt;&lt;style face="italic" size="10"&gt;, et al.&lt;/style&gt;&lt;style size="10"&gt; [29]&lt;/style&gt;&lt;/DisplayText&gt;&lt;record&gt;&lt;rec-number&gt;94&lt;/rec-number&gt;&lt;foreign-keys&gt;&lt;key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00621DD9">
        <w:fldChar w:fldCharType="separate"/>
      </w:r>
      <w:r w:rsidR="00FB5D05">
        <w:rPr>
          <w:noProof/>
        </w:rPr>
        <w:t>Leeds-Harrison</w:t>
      </w:r>
      <w:r w:rsidR="00FB5D05" w:rsidRPr="00FB5D05">
        <w:rPr>
          <w:i/>
          <w:noProof/>
        </w:rPr>
        <w:t>, et al.</w:t>
      </w:r>
      <w:r w:rsidR="00FB5D05">
        <w:rPr>
          <w:noProof/>
        </w:rPr>
        <w:t xml:space="preserve"> [29]</w:t>
      </w:r>
      <w:r w:rsidR="00621DD9">
        <w:fldChar w:fldCharType="end"/>
      </w:r>
      <w:r>
        <w:t>. The device consists of a network of 4 mm capillaries that conduct the liquid from a container to an air-dry soil sample in close contact via a sponge, setting at the end a negative pressure (h) of 1 cm of water column or -1</w:t>
      </w:r>
      <w:r w:rsidR="0059153D">
        <w:t>00</w:t>
      </w:r>
      <w:r>
        <w:t xml:space="preserve"> Pa, which causes a suction that makes the liquid flow through the capillary. The amount of liquid held in the sample and the capillary system is registered with a precision balance, and from the ratio of water and ethanol 95% was obtained the R index.</w:t>
      </w:r>
    </w:p>
    <w:p w14:paraId="0317CC22" w14:textId="0AD8C7FD" w:rsidR="00196BC7" w:rsidRDefault="00196BC7" w:rsidP="00196BC7">
      <w:pPr>
        <w:pStyle w:val="MDPI31text"/>
      </w:pPr>
      <w:r>
        <w:t xml:space="preserve">First the test was performed infiltrating water, then the sample was air dried and finally the ethanol infiltration test was repeated. The infiltration of each liquid was measured every 15 seconds, until 75 seconds, and from the density of each liquid, the final infiltration volume was determined. With the data recorded, the volume of water was plotted as a function of time, obtaining the liquid flow rate. From this, we estimated the sorptivity in water and ethanol considering a capillary of 4 mm diameter, factor b = 0.55 and f = 1.0 according to the proposed by </w:t>
      </w:r>
      <w:r w:rsidR="00621DD9">
        <w:fldChar w:fldCharType="begin"/>
      </w:r>
      <w:r w:rsidR="00FB5D05">
        <w:instrText xml:space="preserve"> ADDIN EN.CITE &lt;EndNote&gt;&lt;Cite AuthorYear="1"&gt;&lt;Author&gt;Hallett&lt;/Author&gt;&lt;Year&gt;1999&lt;/Year&gt;&lt;RecNum&gt;27&lt;/RecNum&gt;&lt;DisplayText&gt;&lt;style size="10"&gt;Hallett and Young [30]&lt;/style&gt;&lt;/DisplayText&gt;&lt;record&gt;&lt;rec-number&gt;27&lt;/rec-number&gt;&lt;foreign-keys&gt;&lt;key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rsidR="00621DD9">
        <w:fldChar w:fldCharType="separate"/>
      </w:r>
      <w:r w:rsidR="00FB5D05">
        <w:rPr>
          <w:noProof/>
        </w:rPr>
        <w:t>Hallett and Young [30]</w:t>
      </w:r>
      <w:r w:rsidR="00621DD9">
        <w:fldChar w:fldCharType="end"/>
      </w:r>
      <w:r>
        <w:t>, determining the index R by: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0047B" w:rsidRPr="00FE6C93" w14:paraId="2E7BCDDE" w14:textId="77777777" w:rsidTr="00385F5E">
        <w:tc>
          <w:tcPr>
            <w:tcW w:w="7428" w:type="dxa"/>
          </w:tcPr>
          <w:p w14:paraId="74D24B54" w14:textId="5FF945CC" w:rsidR="0000047B" w:rsidRPr="003030D2" w:rsidRDefault="0000047B" w:rsidP="00385F5E">
            <w:pPr>
              <w:pStyle w:val="MDPI39equation"/>
            </w:pPr>
            <w:r w:rsidRPr="00A92BD0">
              <w:lastRenderedPageBreak/>
              <w:t>R = 1.95 * (S</w:t>
            </w:r>
            <w:r w:rsidRPr="00A92BD0">
              <w:rPr>
                <w:vertAlign w:val="subscript"/>
              </w:rPr>
              <w:t>e</w:t>
            </w:r>
            <w:r w:rsidRPr="00A92BD0">
              <w:t>/</w:t>
            </w:r>
            <w:proofErr w:type="spellStart"/>
            <w:r w:rsidRPr="00A92BD0">
              <w:t>S</w:t>
            </w:r>
            <w:r w:rsidRPr="00A92BD0">
              <w:rPr>
                <w:vertAlign w:val="subscript"/>
              </w:rPr>
              <w:t>w</w:t>
            </w:r>
            <w:proofErr w:type="spellEnd"/>
            <w:r w:rsidRPr="00A92BD0">
              <w:t>)</w:t>
            </w:r>
          </w:p>
        </w:tc>
        <w:tc>
          <w:tcPr>
            <w:tcW w:w="431" w:type="dxa"/>
            <w:vAlign w:val="center"/>
          </w:tcPr>
          <w:p w14:paraId="42A0D0EC" w14:textId="12E10ADF" w:rsidR="0000047B" w:rsidRPr="003030D2" w:rsidRDefault="0000047B" w:rsidP="00385F5E">
            <w:pPr>
              <w:pStyle w:val="MDPI3aequationnumber"/>
              <w:spacing w:line="260" w:lineRule="atLeast"/>
            </w:pPr>
            <w:r w:rsidRPr="003030D2">
              <w:t>(</w:t>
            </w:r>
            <w:r>
              <w:t>2</w:t>
            </w:r>
            <w:r w:rsidRPr="003030D2">
              <w:t>)</w:t>
            </w:r>
          </w:p>
        </w:tc>
      </w:tr>
    </w:tbl>
    <w:p w14:paraId="4797C71F" w14:textId="77777777" w:rsidR="00196BC7" w:rsidRDefault="00196BC7" w:rsidP="00196BC7">
      <w:pPr>
        <w:pStyle w:val="MDPI31text"/>
      </w:pPr>
      <w:r>
        <w:t>where S</w:t>
      </w:r>
      <w:r w:rsidRPr="009C279D">
        <w:rPr>
          <w:vertAlign w:val="subscript"/>
        </w:rPr>
        <w:t>e</w:t>
      </w:r>
      <w:r>
        <w:t xml:space="preserve"> corresponds to sorptivity in ethanol, </w:t>
      </w:r>
      <w:proofErr w:type="spellStart"/>
      <w:r>
        <w:t>S</w:t>
      </w:r>
      <w:r w:rsidRPr="009C279D">
        <w:rPr>
          <w:vertAlign w:val="subscript"/>
        </w:rPr>
        <w:t>w</w:t>
      </w:r>
      <w:proofErr w:type="spellEnd"/>
      <w:r>
        <w:t xml:space="preserve"> to sorptivity in water and 1.95 is due to the constant that considers the properties of water and ethanol (viscosity, surface tension).</w:t>
      </w:r>
    </w:p>
    <w:p w14:paraId="24BECDED" w14:textId="5B129D9C" w:rsidR="00196BC7" w:rsidRDefault="00196BC7" w:rsidP="00196BC7">
      <w:pPr>
        <w:pStyle w:val="MDPI31text"/>
      </w:pPr>
      <w:r>
        <w:t xml:space="preserve">Soils were considered hydrophobic, if R was greater than 1.95 and hydrophilic, if it was less than 1.95 </w:t>
      </w:r>
      <w:r w:rsidR="00621DD9">
        <w:fldChar w:fldCharType="begin"/>
      </w:r>
      <w:r w:rsidR="00FB5D05">
        <w:instrText xml:space="preserve"> ADDIN EN.CITE &lt;EndNote&gt;&lt;Cite&gt;&lt;Author&gt;Tillman&lt;/Author&gt;&lt;Year&gt;1989&lt;/Year&gt;&lt;RecNum&gt;66&lt;/RecNum&gt;&lt;DisplayText&gt;&lt;style size="10"&gt;[28]&lt;/style&gt;&lt;/DisplayText&gt;&lt;record&gt;&lt;rec-number&gt;66&lt;/rec-number&gt;&lt;foreign-keys&gt;&lt;key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621DD9">
        <w:fldChar w:fldCharType="separate"/>
      </w:r>
      <w:r w:rsidR="00FB5D05">
        <w:rPr>
          <w:noProof/>
        </w:rPr>
        <w:t>[28]</w:t>
      </w:r>
      <w:r w:rsidR="00621DD9">
        <w:fldChar w:fldCharType="end"/>
      </w:r>
      <w:r>
        <w:t>.</w:t>
      </w:r>
    </w:p>
    <w:p w14:paraId="46EEB285" w14:textId="77777777" w:rsidR="00196BC7" w:rsidRDefault="00196BC7" w:rsidP="00196BC7">
      <w:pPr>
        <w:pStyle w:val="MDPI22heading2"/>
        <w:spacing w:before="240"/>
      </w:pPr>
      <w:r>
        <w:t>Statistical Analysis</w:t>
      </w:r>
    </w:p>
    <w:p w14:paraId="4E4385B6" w14:textId="778BBD8A" w:rsidR="00196BC7" w:rsidRDefault="00196BC7" w:rsidP="00196BC7">
      <w:pPr>
        <w:pStyle w:val="MDPI31text"/>
      </w:pPr>
      <w:r>
        <w:t xml:space="preserve">First, a penetration resistance (PR) map was generated to determine the distribution of this property in the study site. For this, a linear interpolation with </w:t>
      </w:r>
      <w:r w:rsidR="00902CF4" w:rsidRPr="00902CF4">
        <w:t xml:space="preserve">ordinary </w:t>
      </w:r>
      <w:r>
        <w:t xml:space="preserve">kriging was made </w:t>
      </w:r>
      <w:r w:rsidR="00902CF4">
        <w:t xml:space="preserve">in R using the package </w:t>
      </w:r>
      <w:proofErr w:type="spellStart"/>
      <w:r w:rsidR="00902CF4" w:rsidRPr="006C720C">
        <w:rPr>
          <w:i/>
          <w:iCs/>
        </w:rPr>
        <w:t>gstat</w:t>
      </w:r>
      <w:proofErr w:type="spellEnd"/>
      <w:r w:rsidR="00902CF4" w:rsidRPr="006C720C">
        <w:rPr>
          <w:i/>
          <w:iCs/>
        </w:rPr>
        <w:t xml:space="preserve"> 2.0-9</w:t>
      </w:r>
      <w:r w:rsidR="00902CF4">
        <w:rPr>
          <w:i/>
          <w:iCs/>
        </w:rPr>
        <w:t xml:space="preserve"> </w:t>
      </w:r>
      <w:r w:rsidR="00902CF4" w:rsidRPr="006C720C">
        <w:fldChar w:fldCharType="begin"/>
      </w:r>
      <w:r w:rsidR="00FB5D05">
        <w:instrText xml:space="preserve"> ADDIN EN.CITE &lt;EndNote&gt;&lt;Cite&gt;&lt;Author&gt;Gräler&lt;/Author&gt;&lt;Year&gt;2016&lt;/Year&gt;&lt;RecNum&gt;302&lt;/RecNum&gt;&lt;DisplayText&gt;&lt;style size="10"&gt;[31]&lt;/style&gt;&lt;/DisplayText&gt;&lt;record&gt;&lt;rec-number&gt;302&lt;/rec-number&gt;&lt;foreign-keys&gt;&lt;key app="EN" db-id="92awdsetoxzefievsa9pszafwdxx9ttssdae" timestamp="1663252131"&gt;302&lt;/key&gt;&lt;/foreign-keys&gt;&lt;ref-type name="Journal Article"&gt;17&lt;/ref-type&gt;&lt;contributors&gt;&lt;authors&gt;&lt;author&gt;Gräler, Benedikt&lt;/author&gt;&lt;author&gt;Pebesma, Edzer J&lt;/author&gt;&lt;author&gt;Heuvelink, Gerard BM&lt;/author&gt;&lt;/authors&gt;&lt;/contributors&gt;&lt;titles&gt;&lt;title&gt;Spatio-temporal interpolation using gstat&lt;/title&gt;&lt;secondary-title&gt;R J.&lt;/secondary-title&gt;&lt;/titles&gt;&lt;periodical&gt;&lt;full-title&gt;R J.&lt;/full-title&gt;&lt;/periodical&gt;&lt;pages&gt;204&lt;/pages&gt;&lt;volume&gt;8&lt;/volume&gt;&lt;number&gt;1&lt;/number&gt;&lt;dates&gt;&lt;year&gt;2016&lt;/year&gt;&lt;/dates&gt;&lt;urls&gt;&lt;/urls&gt;&lt;/record&gt;&lt;/Cite&gt;&lt;/EndNote&gt;</w:instrText>
      </w:r>
      <w:r w:rsidR="00902CF4" w:rsidRPr="006C720C">
        <w:fldChar w:fldCharType="separate"/>
      </w:r>
      <w:r w:rsidR="00FB5D05">
        <w:rPr>
          <w:noProof/>
        </w:rPr>
        <w:t>[31]</w:t>
      </w:r>
      <w:r w:rsidR="00902CF4" w:rsidRPr="006C720C">
        <w:fldChar w:fldCharType="end"/>
      </w:r>
      <w:r w:rsidRPr="00902CF4">
        <w:t>.</w:t>
      </w:r>
      <w:r>
        <w:t xml:space="preserve"> Areas of high PR and low PR </w:t>
      </w:r>
      <w:r w:rsidR="0000047B">
        <w:t>were</w:t>
      </w:r>
      <w:r w:rsidR="009C279D">
        <w:t xml:space="preserve"> calculated based in the median </w:t>
      </w:r>
      <w:r w:rsidR="00E810BC">
        <w:t>(</w:t>
      </w:r>
      <w:r w:rsidR="00E810BC" w:rsidRPr="00731B4A">
        <w:t>485</w:t>
      </w:r>
      <w:r w:rsidR="00E810BC" w:rsidRPr="002D7506">
        <w:t>000 Pa</w:t>
      </w:r>
      <w:r w:rsidR="00E810BC">
        <w:t xml:space="preserve">) </w:t>
      </w:r>
      <w:r w:rsidR="009C279D">
        <w:t>of the PR as threshold value and then</w:t>
      </w:r>
      <w:r>
        <w:t xml:space="preserve"> used as blocking criteria.</w:t>
      </w:r>
    </w:p>
    <w:p w14:paraId="0F6D7874" w14:textId="120FC766" w:rsidR="00196BC7" w:rsidRDefault="00196BC7" w:rsidP="00196BC7">
      <w:pPr>
        <w:pStyle w:val="MDPI31text"/>
      </w:pPr>
      <w:r>
        <w:t>A randomized complete block design (RCBD) was established, using areas with high and low PR as blocking criteria. In each block, a 2-factorial treatment was applied, from the combination of (</w:t>
      </w:r>
      <w:proofErr w:type="spellStart"/>
      <w:r>
        <w:t>i</w:t>
      </w:r>
      <w:proofErr w:type="spellEnd"/>
      <w:r>
        <w:t>) two relative positions to the tractor's track (</w:t>
      </w:r>
      <w:r w:rsidR="00333CF2" w:rsidRPr="006C720C">
        <w:t>places with frequent crossing of machinery (+M) and places without crossing (-M)</w:t>
      </w:r>
      <w:r>
        <w:t>) and (ii) two relative positions to the plow layer (topsoil and subsoil) with a total of 4 treatments. Four repetitions of each treatment where randomly distributed in each block.</w:t>
      </w:r>
    </w:p>
    <w:p w14:paraId="75B2ABBD" w14:textId="4A88B71A" w:rsidR="00196BC7" w:rsidRDefault="00196BC7" w:rsidP="00196BC7">
      <w:pPr>
        <w:pStyle w:val="MDPI31text"/>
      </w:pPr>
      <w:r>
        <w:t xml:space="preserve">To determine the treatment effect, an ANOVA was conducted with a confidence level of 95% using the </w:t>
      </w:r>
      <w:proofErr w:type="spellStart"/>
      <w:r>
        <w:t>Infostat</w:t>
      </w:r>
      <w:proofErr w:type="spellEnd"/>
      <w:r>
        <w:t xml:space="preserve"> software </w:t>
      </w:r>
      <w:r w:rsidR="00621DD9">
        <w:fldChar w:fldCharType="begin"/>
      </w:r>
      <w:r w:rsidR="00FB5D05">
        <w:instrText xml:space="preserve"> ADDIN EN.CITE &lt;EndNote&gt;&lt;Cite&gt;&lt;Author&gt;Di Rienzo&lt;/Author&gt;&lt;Year&gt;2005&lt;/Year&gt;&lt;RecNum&gt;77&lt;/RecNum&gt;&lt;DisplayText&gt;&lt;style size="10"&gt;[32]&lt;/style&gt;&lt;/DisplayText&gt;&lt;record&gt;&lt;rec-number&gt;77&lt;/rec-number&gt;&lt;foreign-keys&gt;&lt;key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rsidR="00621DD9">
        <w:fldChar w:fldCharType="separate"/>
      </w:r>
      <w:r w:rsidR="00FB5D05">
        <w:rPr>
          <w:noProof/>
        </w:rPr>
        <w:t>[32]</w:t>
      </w:r>
      <w:r w:rsidR="00621DD9">
        <w:fldChar w:fldCharType="end"/>
      </w:r>
      <w:r>
        <w:t xml:space="preserve">. In case of significant differences, the treatments were analyzed with the test of multiple comparisons of the Least </w:t>
      </w:r>
      <w:r>
        <w:rPr>
          <w:rFonts w:hint="eastAsia"/>
        </w:rPr>
        <w:t>Significant Difference (LSD) (α ≤ 0</w:t>
      </w:r>
      <w:r w:rsidR="00530EE7">
        <w:t>.</w:t>
      </w:r>
      <w:r>
        <w:rPr>
          <w:rFonts w:hint="eastAsia"/>
        </w:rPr>
        <w:t xml:space="preserve">05). Results of hydraulic conductivity (K) were determined based on a linear regression of </w:t>
      </w:r>
      <w:proofErr w:type="spellStart"/>
      <w:r>
        <w:rPr>
          <w:rFonts w:hint="eastAsia"/>
        </w:rPr>
        <w:t>K</w:t>
      </w:r>
      <w:r w:rsidR="009B3E51">
        <w:rPr>
          <w:vertAlign w:val="subscript"/>
        </w:rPr>
        <w:t>h</w:t>
      </w:r>
      <w:proofErr w:type="spellEnd"/>
      <w:r>
        <w:rPr>
          <w:rFonts w:hint="eastAsia"/>
        </w:rPr>
        <w:t xml:space="preserve"> by the supplied tension (1</w:t>
      </w:r>
      <w:r w:rsidR="0059153D">
        <w:t>00</w:t>
      </w:r>
      <w:r>
        <w:rPr>
          <w:rFonts w:hint="eastAsia"/>
        </w:rPr>
        <w:t>, 2</w:t>
      </w:r>
      <w:r w:rsidR="0059153D">
        <w:t>00</w:t>
      </w:r>
      <w:r>
        <w:rPr>
          <w:rFonts w:hint="eastAsia"/>
        </w:rPr>
        <w:t>, 4</w:t>
      </w:r>
      <w:r w:rsidR="0059153D">
        <w:t>00</w:t>
      </w:r>
      <w:r>
        <w:rPr>
          <w:rFonts w:hint="eastAsia"/>
        </w:rPr>
        <w:t xml:space="preserve"> and 6</w:t>
      </w:r>
      <w:r w:rsidR="0059153D">
        <w:t>00</w:t>
      </w:r>
      <w:r>
        <w:rPr>
          <w:rFonts w:hint="eastAsia"/>
        </w:rPr>
        <w:t xml:space="preserve"> Pa). Then the regression </w:t>
      </w:r>
      <w:r w:rsidR="0000047B">
        <w:t>coefficients</w:t>
      </w:r>
      <w:r>
        <w:rPr>
          <w:rFonts w:hint="eastAsia"/>
        </w:rPr>
        <w:t xml:space="preserve"> </w:t>
      </w:r>
      <w:r w:rsidR="0000047B">
        <w:t>were</w:t>
      </w:r>
      <w:r>
        <w:rPr>
          <w:rFonts w:hint="eastAsia"/>
        </w:rPr>
        <w:t xml:space="preserve"> compared through a t-test, comparing pairs</w:t>
      </w:r>
      <w:r>
        <w:t xml:space="preserve"> with the slopes and intercepts of the linear model. Moreover, a </w:t>
      </w:r>
      <w:r w:rsidR="0000047B" w:rsidRPr="0000047B">
        <w:t xml:space="preserve">generalized linear mixed model </w:t>
      </w:r>
      <w:r>
        <w:t>(</w:t>
      </w:r>
      <w:r w:rsidR="0000047B" w:rsidRPr="0000047B">
        <w:t>GLMM</w:t>
      </w:r>
      <w:r>
        <w:t>) was performed with the whole set of data (</w:t>
      </w:r>
      <w:proofErr w:type="spellStart"/>
      <w:r>
        <w:t>K</w:t>
      </w:r>
      <w:r w:rsidR="009B3E51">
        <w:rPr>
          <w:vertAlign w:val="subscript"/>
        </w:rPr>
        <w:t>h</w:t>
      </w:r>
      <w:proofErr w:type="spellEnd"/>
      <w:r>
        <w:t xml:space="preserve"> for four repetitions at four soil water pressure stages, n = 16) and normalized distributions, when data did not show normal distribution and therefore the assumptions for errors were not fulfilled </w:t>
      </w:r>
      <w:r w:rsidR="00621DD9">
        <w:fldChar w:fldCharType="begin"/>
      </w:r>
      <w:r w:rsidR="00FB5D05">
        <w:instrText xml:space="preserve"> ADDIN EN.CITE &lt;EndNote&gt;&lt;Cite&gt;&lt;Author&gt;Badiella&lt;/Author&gt;&lt;Year&gt;2011&lt;/Year&gt;&lt;RecNum&gt;5&lt;/RecNum&gt;&lt;DisplayText&gt;&lt;style size="10"&gt;[33]&lt;/style&gt;&lt;/DisplayText&gt;&lt;record&gt;&lt;rec-number&gt;5&lt;/rec-number&gt;&lt;foreign-keys&gt;&lt;key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rsidR="00621DD9">
        <w:fldChar w:fldCharType="separate"/>
      </w:r>
      <w:r w:rsidR="00FB5D05">
        <w:rPr>
          <w:noProof/>
        </w:rPr>
        <w:t>[33]</w:t>
      </w:r>
      <w:r w:rsidR="00621DD9">
        <w:fldChar w:fldCharType="end"/>
      </w:r>
      <w:r>
        <w:t xml:space="preserve">. Because both approaches gave comparable results, the first statistical analysis is presented as representative of the </w:t>
      </w:r>
      <w:proofErr w:type="spellStart"/>
      <w:r>
        <w:t>K</w:t>
      </w:r>
      <w:r w:rsidR="009B3E51">
        <w:rPr>
          <w:vertAlign w:val="subscript"/>
        </w:rPr>
        <w:t>h</w:t>
      </w:r>
      <w:proofErr w:type="spellEnd"/>
      <w:r>
        <w:t xml:space="preserve">, but </w:t>
      </w:r>
      <w:r w:rsidR="0000047B" w:rsidRPr="0000047B">
        <w:t>GLMM</w:t>
      </w:r>
      <w:r w:rsidR="0000047B">
        <w:t xml:space="preserve"> </w:t>
      </w:r>
      <w:r>
        <w:t>was used to determine the confidence intervals for intercepts (95%), equivalent to K</w:t>
      </w:r>
      <w:r w:rsidR="009B3E51" w:rsidRPr="009B3E51">
        <w:rPr>
          <w:vertAlign w:val="subscript"/>
        </w:rPr>
        <w:t>sat</w:t>
      </w:r>
      <w:r>
        <w:t>.</w:t>
      </w:r>
    </w:p>
    <w:p w14:paraId="62737B4D" w14:textId="084D750A" w:rsidR="00196BC7" w:rsidRDefault="00196BC7" w:rsidP="006C720C">
      <w:pPr>
        <w:pStyle w:val="MDPI31text"/>
        <w:spacing w:line="240" w:lineRule="auto"/>
      </w:pPr>
      <w:r>
        <w:t xml:space="preserve">Dependence between variables was explored through stepwise regression using the </w:t>
      </w:r>
      <w:r w:rsidRPr="006C720C">
        <w:rPr>
          <w:i/>
          <w:iCs/>
        </w:rPr>
        <w:t>stats</w:t>
      </w:r>
      <w:r>
        <w:t xml:space="preserve"> package of R 3.5.3</w:t>
      </w:r>
      <w:r w:rsidR="00894EB4">
        <w:t xml:space="preserve"> </w:t>
      </w:r>
      <w:r w:rsidR="00894EB4">
        <w:fldChar w:fldCharType="begin"/>
      </w:r>
      <w:r w:rsidR="00FB5D05">
        <w:instrText xml:space="preserve"> ADDIN EN.CITE &lt;EndNote&gt;&lt;Cite&gt;&lt;Author&gt;Team&lt;/Author&gt;&lt;Year&gt;2013&lt;/Year&gt;&lt;RecNum&gt;303&lt;/RecNum&gt;&lt;DisplayText&gt;&lt;style size="10"&gt;[34]&lt;/style&gt;&lt;/DisplayText&gt;&lt;record&gt;&lt;rec-number&gt;303&lt;/rec-number&gt;&lt;foreign-keys&gt;&lt;key app="EN" db-id="92awdsetoxzefievsa9pszafwdxx9ttssdae" timestamp="1663252480"&gt;303&lt;/key&gt;&lt;/foreign-keys&gt;&lt;ref-type name="Journal Article"&gt;17&lt;/ref-type&gt;&lt;contributors&gt;&lt;authors&gt;&lt;author&gt;Team, R Core&lt;/author&gt;&lt;/authors&gt;&lt;/contributors&gt;&lt;titles&gt;&lt;title&gt;R: A language and environment for statistical computing. R Foundation for Statistical Computing, Vienna, Austria&lt;/title&gt;&lt;secondary-title&gt;http://www. R-project. org/&lt;/secondary-title&gt;&lt;/titles&gt;&lt;periodical&gt;&lt;full-title&gt;http://www. R-project. org/&lt;/full-title&gt;&lt;/periodical&gt;&lt;dates&gt;&lt;year&gt;2013&lt;/year&gt;&lt;/dates&gt;&lt;urls&gt;&lt;/urls&gt;&lt;/record&gt;&lt;/Cite&gt;&lt;/EndNote&gt;</w:instrText>
      </w:r>
      <w:r w:rsidR="00894EB4">
        <w:fldChar w:fldCharType="separate"/>
      </w:r>
      <w:r w:rsidR="00FB5D05">
        <w:rPr>
          <w:noProof/>
        </w:rPr>
        <w:t>[34]</w:t>
      </w:r>
      <w:r w:rsidR="00894EB4">
        <w:fldChar w:fldCharType="end"/>
      </w:r>
      <w:r>
        <w:t>. Model selection was made based on simplicity, Akaike Information Criterion (AIC) and avoiding collinearity between variables.</w:t>
      </w:r>
    </w:p>
    <w:p w14:paraId="034E2CBE" w14:textId="31CE5CB0" w:rsidR="00196BC7" w:rsidRDefault="00196BC7" w:rsidP="006C720C">
      <w:pPr>
        <w:pStyle w:val="MDPI31text"/>
        <w:spacing w:line="240" w:lineRule="auto"/>
      </w:pPr>
      <w:r>
        <w:t>Finally, a correlation analysis was performed between hydrophobicity (R index) and saturated hydraulic conductivity (K</w:t>
      </w:r>
      <w:r w:rsidRPr="009B3E51">
        <w:rPr>
          <w:vertAlign w:val="subscript"/>
        </w:rPr>
        <w:t>s</w:t>
      </w:r>
      <w:r w:rsidR="009B3E51" w:rsidRPr="009B3E51">
        <w:rPr>
          <w:vertAlign w:val="subscript"/>
        </w:rPr>
        <w:t>at</w:t>
      </w:r>
      <w:r>
        <w:t>), to determine if the water repellency alters the water flow in the soil. For this, a logarithmic adjustment of the variable K</w:t>
      </w:r>
      <w:r w:rsidR="009B3E51" w:rsidRPr="009B3E51">
        <w:rPr>
          <w:vertAlign w:val="subscript"/>
        </w:rPr>
        <w:t>sat</w:t>
      </w:r>
      <w:r>
        <w:t xml:space="preserve"> was performed as a function of the R index, achieving an adjustment with a significance of 95%.</w:t>
      </w:r>
    </w:p>
    <w:p w14:paraId="159B5419" w14:textId="128F222C" w:rsidR="00A12FE9" w:rsidRDefault="005F11A1" w:rsidP="005F11A1">
      <w:pPr>
        <w:pStyle w:val="MDPI21heading1"/>
      </w:pPr>
      <w:r w:rsidRPr="002D7506">
        <w:t>3. Results</w:t>
      </w:r>
    </w:p>
    <w:p w14:paraId="3D2A65BE" w14:textId="77777777" w:rsidR="00A12FE9" w:rsidRDefault="00A12FE9" w:rsidP="00BD40BB">
      <w:pPr>
        <w:pStyle w:val="MDPI22heading2"/>
        <w:spacing w:before="240"/>
      </w:pPr>
      <w:r w:rsidRPr="00E23A7A">
        <w:t>State of Soil Compaction and Related Physical Soil Properties</w:t>
      </w:r>
    </w:p>
    <w:p w14:paraId="1E8E0E6E" w14:textId="3EB55602" w:rsidR="00A12FE9" w:rsidRDefault="00A12FE9" w:rsidP="006C720C">
      <w:pPr>
        <w:pStyle w:val="MDPI23heading3"/>
        <w:spacing w:before="240"/>
      </w:pPr>
      <w:r w:rsidRPr="00461AD2">
        <w:t>Penetration Resistance (PR)</w:t>
      </w:r>
    </w:p>
    <w:p w14:paraId="50E88816" w14:textId="4D585D4D" w:rsidR="00C35B12" w:rsidRDefault="002120A1" w:rsidP="006C720C">
      <w:pPr>
        <w:pStyle w:val="MDPI23heading3"/>
        <w:ind w:firstLine="425"/>
        <w:jc w:val="both"/>
        <w:outlineLvl w:val="9"/>
      </w:pPr>
      <w:r w:rsidRPr="002120A1">
        <w:t xml:space="preserve">When looking at how the PR behaves </w:t>
      </w:r>
      <w:r w:rsidRPr="00484970">
        <w:t>vertically</w:t>
      </w:r>
      <w:r w:rsidR="00484970" w:rsidRPr="00484970">
        <w:t xml:space="preserve"> (</w:t>
      </w:r>
      <w:r w:rsidR="00484970" w:rsidRPr="00484970">
        <w:fldChar w:fldCharType="begin"/>
      </w:r>
      <w:r w:rsidR="00484970" w:rsidRPr="00484970">
        <w:instrText xml:space="preserve"> REF _Ref113988479 \h </w:instrText>
      </w:r>
      <w:r w:rsidR="00484970" w:rsidRPr="006C720C">
        <w:instrText xml:space="preserve"> \* MERGEFORMAT </w:instrText>
      </w:r>
      <w:r w:rsidR="00484970" w:rsidRPr="00484970">
        <w:fldChar w:fldCharType="separate"/>
      </w:r>
      <w:ins w:id="28" w:author="Nicolás Riveras Muñoz" w:date="2022-09-17T07:24:00Z">
        <w:r w:rsidR="001D75FE" w:rsidRPr="001D75FE">
          <w:rPr>
            <w:rPrChange w:id="29" w:author="Nicolás Riveras Muñoz" w:date="2022-09-17T07:24:00Z">
              <w:rPr>
                <w:b/>
              </w:rPr>
            </w:rPrChange>
          </w:rPr>
          <w:t xml:space="preserve">Figure </w:t>
        </w:r>
        <w:r w:rsidR="001D75FE" w:rsidRPr="001D75FE">
          <w:rPr>
            <w:rPrChange w:id="30" w:author="Nicolás Riveras Muñoz" w:date="2022-09-17T07:24:00Z">
              <w:rPr>
                <w:b/>
                <w:noProof/>
              </w:rPr>
            </w:rPrChange>
          </w:rPr>
          <w:t>2</w:t>
        </w:r>
      </w:ins>
      <w:del w:id="31" w:author="Nicolás Riveras Muñoz" w:date="2022-09-17T07:24:00Z">
        <w:r w:rsidR="00484970" w:rsidRPr="006C720C" w:rsidDel="001D75FE">
          <w:delText>Figure 2</w:delText>
        </w:r>
      </w:del>
      <w:r w:rsidR="00484970" w:rsidRPr="00484970">
        <w:fldChar w:fldCharType="end"/>
      </w:r>
      <w:r w:rsidR="00484970" w:rsidRPr="00484970">
        <w:t>)</w:t>
      </w:r>
      <w:r w:rsidRPr="00484970">
        <w:t xml:space="preserve">, it increases up to approximately 40 cm, which coincides with the plowing depth. </w:t>
      </w:r>
      <w:r w:rsidR="00AA22A0" w:rsidRPr="00484970">
        <w:t>A</w:t>
      </w:r>
      <w:r w:rsidR="00AA22A0" w:rsidRPr="00AA22A0">
        <w:t xml:space="preserve"> clear difference of approximately </w:t>
      </w:r>
      <w:r w:rsidR="00484970">
        <w:t>4</w:t>
      </w:r>
      <w:r w:rsidR="00AA22A0" w:rsidRPr="00AA22A0">
        <w:t xml:space="preserve">00000 Pa can be seen between the low and high </w:t>
      </w:r>
      <w:r w:rsidR="00484970">
        <w:t>PR</w:t>
      </w:r>
      <w:r w:rsidR="00AA22A0" w:rsidRPr="00AA22A0">
        <w:t xml:space="preserve"> zones, with higher values in the latter</w:t>
      </w:r>
      <w:r w:rsidRPr="002120A1">
        <w:t>.</w:t>
      </w:r>
      <w:r>
        <w:t xml:space="preserve"> </w:t>
      </w:r>
      <w:r w:rsidR="00776E65" w:rsidRPr="00776E65">
        <w:t>More profound</w:t>
      </w:r>
      <w:r w:rsidR="00776E65">
        <w:t xml:space="preserve"> </w:t>
      </w:r>
      <w:r w:rsidRPr="002120A1">
        <w:t xml:space="preserve">than 40 cm, </w:t>
      </w:r>
      <w:r w:rsidR="00484970">
        <w:t>PR</w:t>
      </w:r>
      <w:r w:rsidRPr="002120A1">
        <w:t xml:space="preserve"> tends to decrease in depth, with </w:t>
      </w:r>
      <w:r>
        <w:t xml:space="preserve">heterogeneous but </w:t>
      </w:r>
      <w:r w:rsidRPr="002120A1">
        <w:t xml:space="preserve">similar values between high and low </w:t>
      </w:r>
      <w:r w:rsidR="00484970">
        <w:t>PR</w:t>
      </w:r>
      <w:r w:rsidRPr="002120A1">
        <w:t>.</w:t>
      </w:r>
    </w:p>
    <w:p w14:paraId="494C814E" w14:textId="4DA9C4E8" w:rsidR="00A12FE9" w:rsidRDefault="00A12FE9" w:rsidP="00A12FE9">
      <w:pPr>
        <w:pStyle w:val="MDPI31text"/>
        <w:jc w:val="center"/>
      </w:pPr>
      <w:r>
        <w:rPr>
          <w:noProof/>
        </w:rPr>
        <w:lastRenderedPageBreak/>
        <w:drawing>
          <wp:inline distT="0" distB="0" distL="0" distR="0" wp14:anchorId="61D2F7F8" wp14:editId="757FE093">
            <wp:extent cx="4428000" cy="2214000"/>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8000" cy="2214000"/>
                    </a:xfrm>
                    <a:prstGeom prst="rect">
                      <a:avLst/>
                    </a:prstGeom>
                    <a:noFill/>
                    <a:ln>
                      <a:noFill/>
                    </a:ln>
                  </pic:spPr>
                </pic:pic>
              </a:graphicData>
            </a:graphic>
          </wp:inline>
        </w:drawing>
      </w:r>
    </w:p>
    <w:p w14:paraId="04F3C9BB" w14:textId="51611ABF" w:rsidR="002D7506" w:rsidRPr="002D7506" w:rsidRDefault="002D7506" w:rsidP="006C720C">
      <w:pPr>
        <w:pStyle w:val="MDPI51figurecaption"/>
        <w:rPr>
          <w:bCs/>
        </w:rPr>
      </w:pPr>
      <w:bookmarkStart w:id="32" w:name="_Ref113988479"/>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1D75FE">
        <w:rPr>
          <w:b/>
          <w:noProof/>
        </w:rPr>
        <w:t>2</w:t>
      </w:r>
      <w:r w:rsidRPr="00435897">
        <w:rPr>
          <w:b/>
        </w:rPr>
        <w:fldChar w:fldCharType="end"/>
      </w:r>
      <w:bookmarkEnd w:id="32"/>
      <w:r w:rsidRPr="00461AD2">
        <w:rPr>
          <w:b/>
        </w:rPr>
        <w:t xml:space="preserve">. </w:t>
      </w:r>
      <w:bookmarkStart w:id="33" w:name="_Hlk114140289"/>
      <w:r w:rsidRPr="00435897">
        <w:rPr>
          <w:bCs/>
        </w:rPr>
        <w:t xml:space="preserve">Average </w:t>
      </w:r>
      <w:r w:rsidR="00DF063E">
        <w:rPr>
          <w:bCs/>
        </w:rPr>
        <w:t>values</w:t>
      </w:r>
      <w:r w:rsidRPr="00435897">
        <w:rPr>
          <w:bCs/>
        </w:rPr>
        <w:t xml:space="preserve"> of high (blue) and low (green) PR</w:t>
      </w:r>
      <w:r w:rsidR="00DF063E">
        <w:rPr>
          <w:bCs/>
        </w:rPr>
        <w:t xml:space="preserve"> along the soil profile</w:t>
      </w:r>
      <w:r w:rsidRPr="00435897">
        <w:rPr>
          <w:bCs/>
        </w:rPr>
        <w:t>, defined in the 0 – 5 cm soil layer.</w:t>
      </w:r>
      <w:bookmarkEnd w:id="33"/>
    </w:p>
    <w:p w14:paraId="2070C825" w14:textId="23693C96" w:rsidR="006812B5" w:rsidRPr="002D7506" w:rsidRDefault="006812B5" w:rsidP="006C720C">
      <w:pPr>
        <w:pStyle w:val="MDPI23heading3"/>
        <w:spacing w:line="240" w:lineRule="auto"/>
        <w:ind w:firstLine="425"/>
        <w:jc w:val="both"/>
        <w:outlineLvl w:val="9"/>
      </w:pPr>
      <w:r w:rsidRPr="006C720C">
        <w:t>The areas of high and low PR can be clearly identified on the spatial distribution map of PR obtained in field (</w:t>
      </w:r>
      <w:r w:rsidRPr="006C720C">
        <w:fldChar w:fldCharType="begin"/>
      </w:r>
      <w:r w:rsidRPr="006C720C">
        <w:instrText xml:space="preserve"> REF _Ref112254708 \h  \* MERGEFORMAT </w:instrText>
      </w:r>
      <w:r w:rsidRPr="006C720C">
        <w:fldChar w:fldCharType="separate"/>
      </w:r>
      <w:r w:rsidRPr="006C720C">
        <w:t>Figure 3</w:t>
      </w:r>
      <w:r w:rsidRPr="006C720C">
        <w:fldChar w:fldCharType="end"/>
      </w:r>
      <w:r w:rsidRPr="006C720C">
        <w:t>).</w:t>
      </w:r>
      <w:r w:rsidRPr="002D7506">
        <w:t xml:space="preserve"> </w:t>
      </w:r>
      <w:r w:rsidR="002D7506" w:rsidRPr="006C720C">
        <w:t xml:space="preserve">Low </w:t>
      </w:r>
      <w:r w:rsidR="002D7506" w:rsidRPr="002D7506">
        <w:t>PR</w:t>
      </w:r>
      <w:r w:rsidR="002D7506" w:rsidRPr="006C720C">
        <w:t xml:space="preserve"> zones range from 156</w:t>
      </w:r>
      <w:r w:rsidR="002D7506" w:rsidRPr="002D7506">
        <w:t>000</w:t>
      </w:r>
      <w:r w:rsidR="002D7506" w:rsidRPr="006C720C">
        <w:t xml:space="preserve"> </w:t>
      </w:r>
      <w:r w:rsidR="002D7506" w:rsidRPr="002D7506">
        <w:t xml:space="preserve">Pa </w:t>
      </w:r>
      <w:r w:rsidR="002D7506" w:rsidRPr="006C720C">
        <w:t xml:space="preserve">to </w:t>
      </w:r>
      <w:bookmarkStart w:id="34" w:name="_Hlk114152306"/>
      <w:r w:rsidR="002D7506" w:rsidRPr="006C720C">
        <w:t>485</w:t>
      </w:r>
      <w:r w:rsidR="002D7506" w:rsidRPr="002D7506">
        <w:t>000 Pa</w:t>
      </w:r>
      <w:bookmarkEnd w:id="34"/>
      <w:r w:rsidR="002D7506" w:rsidRPr="006C720C">
        <w:t xml:space="preserve">, which corresponds to the </w:t>
      </w:r>
      <w:r w:rsidR="002D7506" w:rsidRPr="002D7506">
        <w:t>median</w:t>
      </w:r>
      <w:r w:rsidR="002D7506" w:rsidRPr="006C720C">
        <w:t xml:space="preserve"> of the values between 0</w:t>
      </w:r>
      <w:r w:rsidR="00484970" w:rsidRPr="00461AD2">
        <w:t xml:space="preserve"> – </w:t>
      </w:r>
      <w:r w:rsidR="002D7506" w:rsidRPr="006C720C">
        <w:t xml:space="preserve">5 cm, while high </w:t>
      </w:r>
      <w:r w:rsidR="002D7506" w:rsidRPr="002D7506">
        <w:t>PR</w:t>
      </w:r>
      <w:r w:rsidR="002D7506" w:rsidRPr="006C720C">
        <w:t xml:space="preserve"> zones range from 485</w:t>
      </w:r>
      <w:r w:rsidR="002D7506" w:rsidRPr="002D7506">
        <w:t>000</w:t>
      </w:r>
      <w:r w:rsidR="002D7506" w:rsidRPr="006C720C">
        <w:t xml:space="preserve"> to 2630</w:t>
      </w:r>
      <w:r w:rsidR="002D7506" w:rsidRPr="002D7506">
        <w:t>00 Pa</w:t>
      </w:r>
      <w:r w:rsidR="002D7506" w:rsidRPr="006C720C">
        <w:t>.</w:t>
      </w:r>
      <w:r w:rsidR="002D7506" w:rsidRPr="002D7506">
        <w:t xml:space="preserve"> </w:t>
      </w:r>
      <w:r w:rsidRPr="006C720C">
        <w:t xml:space="preserve">High PR zone </w:t>
      </w:r>
      <w:r w:rsidR="00776E65" w:rsidRPr="00776E65">
        <w:t xml:space="preserve">coincides with the </w:t>
      </w:r>
      <w:r w:rsidR="00776E65">
        <w:t>entrance</w:t>
      </w:r>
      <w:r w:rsidRPr="006C720C">
        <w:t xml:space="preserve"> </w:t>
      </w:r>
      <w:del w:id="35" w:author="Nicolás Riveras Muñoz" w:date="2022-09-29T20:23:00Z">
        <w:r w:rsidRPr="006C720C" w:rsidDel="00FE6118">
          <w:delText xml:space="preserve">of </w:delText>
        </w:r>
      </w:del>
      <w:ins w:id="36" w:author="Nicolás Riveras Muñoz" w:date="2022-09-29T20:23:00Z">
        <w:r w:rsidR="00FE6118">
          <w:t>into</w:t>
        </w:r>
        <w:r w:rsidR="00FE6118" w:rsidRPr="006C720C">
          <w:t xml:space="preserve"> </w:t>
        </w:r>
      </w:ins>
      <w:r w:rsidRPr="006C720C">
        <w:t>the field, which presents higher values of penetration resistance</w:t>
      </w:r>
      <w:r w:rsidRPr="002D7506">
        <w:t>,</w:t>
      </w:r>
      <w:r w:rsidRPr="006C720C">
        <w:t xml:space="preserve"> </w:t>
      </w:r>
      <w:r w:rsidR="00AA22A0" w:rsidRPr="006C720C">
        <w:t>w</w:t>
      </w:r>
      <w:ins w:id="37" w:author="Nicolás Riveras Muñoz" w:date="2022-09-29T20:23:00Z">
        <w:r w:rsidR="00FE6118">
          <w:t>h</w:t>
        </w:r>
      </w:ins>
      <w:r w:rsidR="00AA22A0" w:rsidRPr="006C720C">
        <w:t>ere</w:t>
      </w:r>
      <w:r w:rsidRPr="006C720C">
        <w:t xml:space="preserve"> continuous traffic has caused a deterioration of the soil structure and the porous system </w:t>
      </w:r>
      <w:r w:rsidR="00621DD9">
        <w:fldChar w:fldCharType="begin"/>
      </w:r>
      <w:r w:rsidR="00FB5D05">
        <w:instrText xml:space="preserve"> ADDIN EN.CITE &lt;EndNote&gt;&lt;Cite&gt;&lt;Author&gt;Strudley&lt;/Author&gt;&lt;Year&gt;2008&lt;/Year&gt;&lt;RecNum&gt;63&lt;/RecNum&gt;&lt;DisplayText&gt;&lt;style size="10"&gt;[35]&lt;/style&gt;&lt;/DisplayText&gt;&lt;record&gt;&lt;rec-number&gt;63&lt;/rec-number&gt;&lt;foreign-keys&gt;&lt;key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621DD9">
        <w:fldChar w:fldCharType="separate"/>
      </w:r>
      <w:r w:rsidR="00FB5D05">
        <w:rPr>
          <w:noProof/>
        </w:rPr>
        <w:t>[35]</w:t>
      </w:r>
      <w:r w:rsidR="00621DD9">
        <w:fldChar w:fldCharType="end"/>
      </w:r>
      <w:r w:rsidR="00AA22A0" w:rsidRPr="006C720C">
        <w:t>.</w:t>
      </w:r>
    </w:p>
    <w:p w14:paraId="2F16136E" w14:textId="13F633AF" w:rsidR="00D57C60" w:rsidRDefault="00D57C60" w:rsidP="00D57C60">
      <w:pPr>
        <w:pStyle w:val="MDPI31text"/>
        <w:jc w:val="center"/>
      </w:pPr>
      <w:r>
        <w:rPr>
          <w:rFonts w:eastAsia="SimSun"/>
          <w:noProof/>
        </w:rPr>
        <w:drawing>
          <wp:inline distT="0" distB="0" distL="0" distR="0" wp14:anchorId="3ED08D09" wp14:editId="269EE8C2">
            <wp:extent cx="3243515" cy="28849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43515" cy="2884906"/>
                    </a:xfrm>
                    <a:prstGeom prst="rect">
                      <a:avLst/>
                    </a:prstGeom>
                    <a:noFill/>
                    <a:ln>
                      <a:noFill/>
                    </a:ln>
                  </pic:spPr>
                </pic:pic>
              </a:graphicData>
            </a:graphic>
          </wp:inline>
        </w:drawing>
      </w:r>
    </w:p>
    <w:p w14:paraId="7CF42F89" w14:textId="6E0A10A5" w:rsidR="00D57C60" w:rsidRDefault="00D57C60" w:rsidP="00D57C60">
      <w:pPr>
        <w:pStyle w:val="MDPI51figurecaption"/>
        <w:rPr>
          <w:bCs/>
        </w:rPr>
      </w:pPr>
      <w:r w:rsidRPr="0030598E">
        <w:rPr>
          <w:b/>
        </w:rPr>
        <w:t xml:space="preserve">Figure </w:t>
      </w:r>
      <w:r w:rsidRPr="0030598E">
        <w:rPr>
          <w:b/>
        </w:rPr>
        <w:fldChar w:fldCharType="begin"/>
      </w:r>
      <w:r w:rsidRPr="0030598E">
        <w:rPr>
          <w:b/>
        </w:rPr>
        <w:instrText xml:space="preserve"> SEQ Figure \* ARABIC </w:instrText>
      </w:r>
      <w:r w:rsidRPr="0030598E">
        <w:rPr>
          <w:b/>
        </w:rPr>
        <w:fldChar w:fldCharType="separate"/>
      </w:r>
      <w:r w:rsidR="001D75FE">
        <w:rPr>
          <w:b/>
          <w:noProof/>
        </w:rPr>
        <w:t>3</w:t>
      </w:r>
      <w:r w:rsidRPr="0030598E">
        <w:rPr>
          <w:b/>
        </w:rPr>
        <w:fldChar w:fldCharType="end"/>
      </w:r>
      <w:r w:rsidRPr="0030598E">
        <w:rPr>
          <w:b/>
        </w:rPr>
        <w:t>.</w:t>
      </w:r>
      <w:r w:rsidRPr="0030598E">
        <w:rPr>
          <w:bCs/>
        </w:rPr>
        <w:t xml:space="preserve"> </w:t>
      </w:r>
      <w:r w:rsidRPr="006E0488">
        <w:rPr>
          <w:bCs/>
        </w:rPr>
        <w:t>Spatial distribution of PR (0 – 5 cm) at the study site. Areas of high PR (blue) and low PR (green).</w:t>
      </w:r>
      <w:r w:rsidR="005E7431">
        <w:rPr>
          <w:bCs/>
        </w:rPr>
        <w:t xml:space="preserve"> Sampling sites has been included with a black square.</w:t>
      </w:r>
      <w:r w:rsidR="00E810BC">
        <w:rPr>
          <w:bCs/>
        </w:rPr>
        <w:t xml:space="preserve"> Cut-off threshold corresponds to the median value (</w:t>
      </w:r>
      <w:r w:rsidR="00E810BC" w:rsidRPr="006C720C">
        <w:rPr>
          <w:bCs/>
        </w:rPr>
        <w:t>485000 Pa)</w:t>
      </w:r>
      <w:ins w:id="38" w:author="Nicolás Riveras Muñoz" w:date="2022-10-17T10:56:00Z">
        <w:r w:rsidR="00C00A1A">
          <w:rPr>
            <w:bCs/>
          </w:rPr>
          <w:t>.</w:t>
        </w:r>
      </w:ins>
    </w:p>
    <w:p w14:paraId="1322AC5D" w14:textId="35208301" w:rsidR="00D57C60" w:rsidRDefault="00D57C60" w:rsidP="00D57C60">
      <w:pPr>
        <w:pStyle w:val="MDPI23heading3"/>
      </w:pPr>
      <w:r w:rsidRPr="009545B0">
        <w:t>Texture</w:t>
      </w:r>
    </w:p>
    <w:p w14:paraId="43A1DBF4" w14:textId="6195BF29" w:rsidR="00D4636D" w:rsidRDefault="00D4636D" w:rsidP="00D4636D">
      <w:pPr>
        <w:pStyle w:val="MDPI31text"/>
        <w:spacing w:after="240"/>
      </w:pPr>
      <w:r w:rsidRPr="006C720C">
        <w:t>The granulometric analysis of the soil allowed defining a class of sandy loam texture (SL) for the whole study site, with an average percentage of clay of 7.4% (</w:t>
      </w:r>
      <w:r w:rsidRPr="006C720C">
        <w:fldChar w:fldCharType="begin"/>
      </w:r>
      <w:r w:rsidRPr="006C720C">
        <w:instrText xml:space="preserve"> REF _Ref112255366 \h  \* MERGEFORMAT </w:instrText>
      </w:r>
      <w:r w:rsidRPr="006C720C">
        <w:fldChar w:fldCharType="separate"/>
      </w:r>
      <w:ins w:id="39" w:author="Nicolás Riveras Muñoz" w:date="2022-09-17T07:24:00Z">
        <w:r w:rsidR="001D75FE">
          <w:rPr>
            <w:b/>
            <w:bCs/>
          </w:rPr>
          <w:t>Error! Reference source not found.</w:t>
        </w:r>
      </w:ins>
      <w:del w:id="40" w:author="Nicolás Riveras Muñoz" w:date="2022-09-17T07:24:00Z">
        <w:r w:rsidRPr="006C720C" w:rsidDel="001D75FE">
          <w:delText>Table 1</w:delText>
        </w:r>
      </w:del>
      <w:r w:rsidRPr="006C720C">
        <w:fldChar w:fldCharType="end"/>
      </w:r>
      <w:r w:rsidRPr="006C720C">
        <w:t>).</w:t>
      </w:r>
      <w:r w:rsidRPr="002B7133">
        <w:t xml:space="preserve"> </w:t>
      </w:r>
      <w:r w:rsidR="002B7133" w:rsidRPr="006C720C">
        <w:t>It</w:t>
      </w:r>
      <w:r w:rsidRPr="006C720C">
        <w:t xml:space="preserve"> was a trend of increasing sand content and decreasing silt content with depth. In addition, there were differences for clay and sand between the high and low PR areas (Table 1). The high PR area presented a higher average value of sand and lower average value of clay than the zone of low PR. Even so, within each ana</w:t>
      </w:r>
      <w:r w:rsidRPr="006C720C">
        <w:lastRenderedPageBreak/>
        <w:t>lyzed area there is a high textural homogeneity,</w:t>
      </w:r>
      <w:r w:rsidRPr="002B7133">
        <w:t xml:space="preserve"> which allows to compare the treatments as result of management.</w:t>
      </w:r>
    </w:p>
    <w:p w14:paraId="39FC3FB3" w14:textId="7936CEED" w:rsidR="00D57C60" w:rsidRPr="009C0122" w:rsidRDefault="00D57C60" w:rsidP="00D57C60">
      <w:pPr>
        <w:pStyle w:val="MDPI41tablecaption"/>
        <w:rPr>
          <w:b/>
        </w:rPr>
      </w:pPr>
      <w:r w:rsidRPr="00932C07">
        <w:rPr>
          <w:b/>
        </w:rPr>
        <w:t xml:space="preserve">Table </w:t>
      </w:r>
      <w:r w:rsidRPr="00932C07">
        <w:rPr>
          <w:b/>
        </w:rPr>
        <w:fldChar w:fldCharType="begin"/>
      </w:r>
      <w:r w:rsidRPr="00932C07">
        <w:rPr>
          <w:b/>
        </w:rPr>
        <w:instrText xml:space="preserve"> SEQ Table \* ARABIC </w:instrText>
      </w:r>
      <w:r w:rsidRPr="00932C07">
        <w:rPr>
          <w:b/>
        </w:rPr>
        <w:fldChar w:fldCharType="separate"/>
      </w:r>
      <w:r w:rsidR="001D75FE">
        <w:rPr>
          <w:b/>
          <w:noProof/>
        </w:rPr>
        <w:t>1</w:t>
      </w:r>
      <w:r w:rsidRPr="00932C07">
        <w:rPr>
          <w:b/>
        </w:rPr>
        <w:fldChar w:fldCharType="end"/>
      </w:r>
      <w:r w:rsidRPr="00932C07">
        <w:rPr>
          <w:b/>
        </w:rPr>
        <w:t>.</w:t>
      </w:r>
      <w:r w:rsidRPr="00932C07">
        <w:rPr>
          <w:bCs/>
        </w:rPr>
        <w:t xml:space="preserve"> </w:t>
      </w:r>
      <w:r w:rsidRPr="009C0122">
        <w:rPr>
          <w:bCs/>
        </w:rPr>
        <w:t xml:space="preserve">Granulometry at the </w:t>
      </w:r>
      <w:r w:rsidR="00333CF2">
        <w:rPr>
          <w:bCs/>
        </w:rPr>
        <w:t>topsoil</w:t>
      </w:r>
      <w:r w:rsidRPr="009C0122">
        <w:rPr>
          <w:bCs/>
        </w:rPr>
        <w:t xml:space="preserve"> (0</w:t>
      </w:r>
      <w:r w:rsidR="00F721EE" w:rsidRPr="00461AD2">
        <w:t xml:space="preserve"> – </w:t>
      </w:r>
      <w:r w:rsidRPr="009C0122">
        <w:rPr>
          <w:bCs/>
        </w:rPr>
        <w:t xml:space="preserve">10 cm) and </w:t>
      </w:r>
      <w:r w:rsidR="00333CF2">
        <w:rPr>
          <w:bCs/>
        </w:rPr>
        <w:t>subsoil</w:t>
      </w:r>
      <w:r w:rsidRPr="009C0122">
        <w:rPr>
          <w:bCs/>
        </w:rPr>
        <w:t xml:space="preserve"> (30</w:t>
      </w:r>
      <w:r w:rsidR="00F721EE" w:rsidRPr="00461AD2">
        <w:t xml:space="preserve"> – </w:t>
      </w:r>
      <w:r w:rsidRPr="009C0122">
        <w:rPr>
          <w:bCs/>
        </w:rPr>
        <w:t xml:space="preserve">40 cm) for each area of the study site, </w:t>
      </w:r>
      <w:r w:rsidR="00333CF2" w:rsidRPr="00333CF2">
        <w:rPr>
          <w:bCs/>
        </w:rPr>
        <w:t>places with frequent crossing of machinery (+M) and places without crossing (-M)</w:t>
      </w:r>
      <w:r w:rsidRPr="009C0122">
        <w:rPr>
          <w:bCs/>
        </w:rPr>
        <w:t>. Mean ± SD.</w:t>
      </w:r>
    </w:p>
    <w:tbl>
      <w:tblPr>
        <w:tblW w:w="7900" w:type="dxa"/>
        <w:tblInd w:w="2698" w:type="dxa"/>
        <w:tblBorders>
          <w:top w:val="single" w:sz="4" w:space="0" w:color="auto"/>
          <w:bottom w:val="single" w:sz="4" w:space="0" w:color="auto"/>
        </w:tblBorders>
        <w:tblLook w:val="00A0" w:firstRow="1" w:lastRow="0" w:firstColumn="1" w:lastColumn="0" w:noHBand="0" w:noVBand="0"/>
      </w:tblPr>
      <w:tblGrid>
        <w:gridCol w:w="688"/>
        <w:gridCol w:w="749"/>
        <w:gridCol w:w="979"/>
        <w:gridCol w:w="849"/>
        <w:gridCol w:w="1186"/>
        <w:gridCol w:w="1175"/>
        <w:gridCol w:w="1251"/>
        <w:gridCol w:w="1023"/>
      </w:tblGrid>
      <w:tr w:rsidR="00D57C60" w:rsidRPr="000F3BC1" w14:paraId="7FBF9680" w14:textId="77777777" w:rsidTr="006C720C">
        <w:tc>
          <w:tcPr>
            <w:tcW w:w="0" w:type="auto"/>
            <w:vMerge w:val="restart"/>
            <w:tcBorders>
              <w:top w:val="single" w:sz="4" w:space="0" w:color="auto"/>
              <w:bottom w:val="single" w:sz="4" w:space="0" w:color="auto"/>
            </w:tcBorders>
          </w:tcPr>
          <w:p w14:paraId="1D247771" w14:textId="77777777" w:rsidR="00D57C60" w:rsidRPr="000F3BC1" w:rsidRDefault="00D57C60" w:rsidP="00385F5E">
            <w:pPr>
              <w:spacing w:line="240" w:lineRule="auto"/>
              <w:rPr>
                <w:b/>
                <w:bCs/>
              </w:rPr>
            </w:pPr>
            <w:r w:rsidRPr="000F3BC1">
              <w:rPr>
                <w:b/>
                <w:bCs/>
              </w:rPr>
              <w:t>Zone</w:t>
            </w:r>
          </w:p>
        </w:tc>
        <w:tc>
          <w:tcPr>
            <w:tcW w:w="0" w:type="auto"/>
            <w:vMerge w:val="restart"/>
            <w:tcBorders>
              <w:top w:val="single" w:sz="4" w:space="0" w:color="auto"/>
              <w:bottom w:val="single" w:sz="4" w:space="0" w:color="auto"/>
            </w:tcBorders>
          </w:tcPr>
          <w:p w14:paraId="1B06F37C" w14:textId="77777777" w:rsidR="00D57C60" w:rsidRPr="000F3BC1" w:rsidRDefault="00D57C60" w:rsidP="00385F5E">
            <w:pPr>
              <w:spacing w:line="240" w:lineRule="auto"/>
              <w:rPr>
                <w:b/>
                <w:bCs/>
              </w:rPr>
            </w:pPr>
            <w:r w:rsidRPr="000F3BC1">
              <w:rPr>
                <w:b/>
                <w:bCs/>
              </w:rPr>
              <w:t>Treat.</w:t>
            </w:r>
          </w:p>
        </w:tc>
        <w:tc>
          <w:tcPr>
            <w:tcW w:w="0" w:type="auto"/>
            <w:vMerge w:val="restart"/>
            <w:tcBorders>
              <w:top w:val="single" w:sz="4" w:space="0" w:color="auto"/>
              <w:bottom w:val="single" w:sz="4" w:space="0" w:color="auto"/>
            </w:tcBorders>
          </w:tcPr>
          <w:p w14:paraId="74B78FD2" w14:textId="77777777" w:rsidR="00D57C60" w:rsidRPr="000F3BC1" w:rsidRDefault="00D57C60" w:rsidP="00385F5E">
            <w:pPr>
              <w:spacing w:line="240" w:lineRule="auto"/>
              <w:rPr>
                <w:b/>
                <w:bCs/>
              </w:rPr>
            </w:pPr>
            <w:r w:rsidRPr="000F3BC1">
              <w:rPr>
                <w:b/>
                <w:bCs/>
              </w:rPr>
              <w:t>Position</w:t>
            </w:r>
          </w:p>
        </w:tc>
        <w:tc>
          <w:tcPr>
            <w:tcW w:w="0" w:type="auto"/>
            <w:vMerge w:val="restart"/>
            <w:tcBorders>
              <w:top w:val="single" w:sz="4" w:space="0" w:color="auto"/>
              <w:bottom w:val="single" w:sz="4" w:space="0" w:color="auto"/>
            </w:tcBorders>
          </w:tcPr>
          <w:p w14:paraId="411558D6" w14:textId="77777777" w:rsidR="00D57C60" w:rsidRPr="000F3BC1" w:rsidRDefault="00D57C60" w:rsidP="00385F5E">
            <w:pPr>
              <w:spacing w:line="240" w:lineRule="auto"/>
              <w:rPr>
                <w:b/>
                <w:bCs/>
              </w:rPr>
            </w:pPr>
            <w:r w:rsidRPr="000F3BC1">
              <w:rPr>
                <w:b/>
                <w:bCs/>
              </w:rPr>
              <w:t>Depth</w:t>
            </w:r>
          </w:p>
        </w:tc>
        <w:tc>
          <w:tcPr>
            <w:tcW w:w="3598" w:type="dxa"/>
            <w:gridSpan w:val="3"/>
            <w:tcBorders>
              <w:top w:val="single" w:sz="4" w:space="0" w:color="auto"/>
              <w:bottom w:val="single" w:sz="4" w:space="0" w:color="auto"/>
            </w:tcBorders>
          </w:tcPr>
          <w:p w14:paraId="6AFDD2CC" w14:textId="77777777" w:rsidR="00D57C60" w:rsidRPr="000F3BC1" w:rsidRDefault="00D57C60" w:rsidP="00385F5E">
            <w:pPr>
              <w:spacing w:line="240" w:lineRule="auto"/>
              <w:jc w:val="center"/>
              <w:rPr>
                <w:b/>
                <w:bCs/>
              </w:rPr>
            </w:pPr>
            <w:r w:rsidRPr="000F3BC1">
              <w:rPr>
                <w:b/>
                <w:bCs/>
              </w:rPr>
              <w:t>Texture</w:t>
            </w:r>
            <w:r w:rsidRPr="000F3BC1">
              <w:rPr>
                <w:b/>
                <w:bCs/>
                <w:vertAlign w:val="superscript"/>
              </w:rPr>
              <w:t>a</w:t>
            </w:r>
          </w:p>
        </w:tc>
        <w:tc>
          <w:tcPr>
            <w:tcW w:w="1020" w:type="dxa"/>
            <w:vMerge w:val="restart"/>
            <w:tcBorders>
              <w:top w:val="single" w:sz="4" w:space="0" w:color="auto"/>
              <w:bottom w:val="nil"/>
            </w:tcBorders>
          </w:tcPr>
          <w:p w14:paraId="268CB9C6" w14:textId="77777777" w:rsidR="00D57C60" w:rsidRPr="000F3BC1" w:rsidRDefault="00D57C60" w:rsidP="00385F5E">
            <w:pPr>
              <w:spacing w:line="240" w:lineRule="auto"/>
              <w:jc w:val="center"/>
              <w:rPr>
                <w:b/>
                <w:bCs/>
              </w:rPr>
            </w:pPr>
            <w:r w:rsidRPr="000F3BC1">
              <w:rPr>
                <w:b/>
                <w:bCs/>
              </w:rPr>
              <w:t>Textural class</w:t>
            </w:r>
          </w:p>
        </w:tc>
      </w:tr>
      <w:tr w:rsidR="00D57C60" w:rsidRPr="000F3BC1" w14:paraId="227E02C5" w14:textId="77777777" w:rsidTr="006C720C">
        <w:tc>
          <w:tcPr>
            <w:tcW w:w="0" w:type="auto"/>
            <w:vMerge/>
            <w:tcBorders>
              <w:top w:val="nil"/>
              <w:bottom w:val="nil"/>
            </w:tcBorders>
          </w:tcPr>
          <w:p w14:paraId="73FDA7D4" w14:textId="77777777" w:rsidR="00D57C60" w:rsidRPr="000F3BC1" w:rsidRDefault="00D57C60" w:rsidP="00385F5E">
            <w:pPr>
              <w:spacing w:line="240" w:lineRule="auto"/>
              <w:rPr>
                <w:b/>
                <w:bCs/>
              </w:rPr>
            </w:pPr>
          </w:p>
        </w:tc>
        <w:tc>
          <w:tcPr>
            <w:tcW w:w="0" w:type="auto"/>
            <w:vMerge/>
            <w:tcBorders>
              <w:top w:val="nil"/>
              <w:bottom w:val="nil"/>
            </w:tcBorders>
          </w:tcPr>
          <w:p w14:paraId="651C6F9E" w14:textId="77777777" w:rsidR="00D57C60" w:rsidRPr="000F3BC1" w:rsidRDefault="00D57C60" w:rsidP="00385F5E">
            <w:pPr>
              <w:spacing w:line="240" w:lineRule="auto"/>
              <w:rPr>
                <w:b/>
                <w:bCs/>
              </w:rPr>
            </w:pPr>
          </w:p>
        </w:tc>
        <w:tc>
          <w:tcPr>
            <w:tcW w:w="0" w:type="auto"/>
            <w:vMerge/>
            <w:tcBorders>
              <w:top w:val="nil"/>
              <w:bottom w:val="nil"/>
            </w:tcBorders>
          </w:tcPr>
          <w:p w14:paraId="0EF2E721" w14:textId="77777777" w:rsidR="00D57C60" w:rsidRPr="000F3BC1" w:rsidRDefault="00D57C60" w:rsidP="00385F5E">
            <w:pPr>
              <w:spacing w:line="240" w:lineRule="auto"/>
              <w:rPr>
                <w:b/>
                <w:bCs/>
              </w:rPr>
            </w:pPr>
          </w:p>
        </w:tc>
        <w:tc>
          <w:tcPr>
            <w:tcW w:w="0" w:type="auto"/>
            <w:vMerge/>
            <w:tcBorders>
              <w:top w:val="nil"/>
              <w:bottom w:val="nil"/>
            </w:tcBorders>
          </w:tcPr>
          <w:p w14:paraId="17999197" w14:textId="77777777" w:rsidR="00D57C60" w:rsidRPr="000F3BC1" w:rsidRDefault="00D57C60" w:rsidP="00385F5E">
            <w:pPr>
              <w:spacing w:line="240" w:lineRule="auto"/>
              <w:rPr>
                <w:b/>
                <w:bCs/>
              </w:rPr>
            </w:pPr>
          </w:p>
        </w:tc>
        <w:tc>
          <w:tcPr>
            <w:tcW w:w="0" w:type="auto"/>
            <w:tcBorders>
              <w:top w:val="single" w:sz="4" w:space="0" w:color="auto"/>
              <w:bottom w:val="nil"/>
            </w:tcBorders>
          </w:tcPr>
          <w:p w14:paraId="797314F6" w14:textId="77777777" w:rsidR="00D57C60" w:rsidRPr="000F3BC1" w:rsidRDefault="00D57C60" w:rsidP="00385F5E">
            <w:pPr>
              <w:spacing w:line="240" w:lineRule="auto"/>
              <w:jc w:val="center"/>
              <w:rPr>
                <w:b/>
                <w:bCs/>
              </w:rPr>
            </w:pPr>
            <w:r w:rsidRPr="000F3BC1">
              <w:rPr>
                <w:b/>
                <w:bCs/>
              </w:rPr>
              <w:t>Sand</w:t>
            </w:r>
          </w:p>
        </w:tc>
        <w:tc>
          <w:tcPr>
            <w:tcW w:w="0" w:type="auto"/>
            <w:tcBorders>
              <w:top w:val="single" w:sz="4" w:space="0" w:color="auto"/>
              <w:bottom w:val="nil"/>
            </w:tcBorders>
          </w:tcPr>
          <w:p w14:paraId="4EF809AB" w14:textId="77777777" w:rsidR="00D57C60" w:rsidRPr="000F3BC1" w:rsidRDefault="00D57C60" w:rsidP="00385F5E">
            <w:pPr>
              <w:spacing w:line="240" w:lineRule="auto"/>
              <w:jc w:val="center"/>
              <w:rPr>
                <w:b/>
                <w:bCs/>
              </w:rPr>
            </w:pPr>
            <w:r w:rsidRPr="000F3BC1">
              <w:rPr>
                <w:b/>
                <w:bCs/>
              </w:rPr>
              <w:t>Silt</w:t>
            </w:r>
          </w:p>
        </w:tc>
        <w:tc>
          <w:tcPr>
            <w:tcW w:w="1251" w:type="dxa"/>
            <w:tcBorders>
              <w:top w:val="single" w:sz="4" w:space="0" w:color="auto"/>
              <w:bottom w:val="nil"/>
            </w:tcBorders>
          </w:tcPr>
          <w:p w14:paraId="1C97B8F8" w14:textId="77777777" w:rsidR="00D57C60" w:rsidRPr="000F3BC1" w:rsidRDefault="00D57C60" w:rsidP="00385F5E">
            <w:pPr>
              <w:spacing w:line="240" w:lineRule="auto"/>
              <w:jc w:val="center"/>
              <w:rPr>
                <w:b/>
                <w:bCs/>
              </w:rPr>
            </w:pPr>
            <w:r w:rsidRPr="000F3BC1">
              <w:rPr>
                <w:b/>
                <w:bCs/>
              </w:rPr>
              <w:t>Clay</w:t>
            </w:r>
          </w:p>
        </w:tc>
        <w:tc>
          <w:tcPr>
            <w:tcW w:w="1020" w:type="dxa"/>
            <w:vMerge/>
            <w:tcBorders>
              <w:top w:val="nil"/>
              <w:bottom w:val="nil"/>
            </w:tcBorders>
          </w:tcPr>
          <w:p w14:paraId="039FBF64" w14:textId="77777777" w:rsidR="00D57C60" w:rsidRPr="000F3BC1" w:rsidRDefault="00D57C60" w:rsidP="00385F5E">
            <w:pPr>
              <w:spacing w:line="240" w:lineRule="auto"/>
              <w:jc w:val="center"/>
              <w:rPr>
                <w:b/>
                <w:bCs/>
              </w:rPr>
            </w:pPr>
          </w:p>
        </w:tc>
      </w:tr>
      <w:tr w:rsidR="00D57C60" w:rsidRPr="000F3BC1" w14:paraId="03179D50" w14:textId="77777777" w:rsidTr="006C720C">
        <w:trPr>
          <w:gridBefore w:val="1"/>
        </w:trPr>
        <w:tc>
          <w:tcPr>
            <w:tcW w:w="0" w:type="auto"/>
            <w:tcBorders>
              <w:top w:val="nil"/>
              <w:bottom w:val="nil"/>
            </w:tcBorders>
          </w:tcPr>
          <w:p w14:paraId="573D162F" w14:textId="77777777" w:rsidR="00D57C60" w:rsidRPr="000F3BC1" w:rsidRDefault="00D57C60" w:rsidP="00385F5E">
            <w:pPr>
              <w:spacing w:line="240" w:lineRule="auto"/>
              <w:rPr>
                <w:b/>
                <w:bCs/>
              </w:rPr>
            </w:pPr>
          </w:p>
        </w:tc>
        <w:tc>
          <w:tcPr>
            <w:tcW w:w="0" w:type="auto"/>
            <w:tcBorders>
              <w:top w:val="nil"/>
              <w:bottom w:val="nil"/>
            </w:tcBorders>
          </w:tcPr>
          <w:p w14:paraId="5D88E203" w14:textId="77777777" w:rsidR="00D57C60" w:rsidRPr="000F3BC1" w:rsidRDefault="00D57C60" w:rsidP="00385F5E">
            <w:pPr>
              <w:spacing w:line="240" w:lineRule="auto"/>
              <w:rPr>
                <w:b/>
                <w:bCs/>
              </w:rPr>
            </w:pPr>
          </w:p>
        </w:tc>
        <w:tc>
          <w:tcPr>
            <w:tcW w:w="0" w:type="auto"/>
            <w:tcBorders>
              <w:top w:val="nil"/>
              <w:bottom w:val="nil"/>
            </w:tcBorders>
          </w:tcPr>
          <w:p w14:paraId="67537E3B" w14:textId="77777777" w:rsidR="00D57C60" w:rsidRPr="000F3BC1" w:rsidRDefault="00D57C60" w:rsidP="00385F5E">
            <w:pPr>
              <w:spacing w:line="240" w:lineRule="auto"/>
              <w:rPr>
                <w:b/>
                <w:bCs/>
              </w:rPr>
            </w:pPr>
          </w:p>
        </w:tc>
        <w:tc>
          <w:tcPr>
            <w:tcW w:w="3598" w:type="dxa"/>
            <w:gridSpan w:val="3"/>
            <w:tcBorders>
              <w:top w:val="nil"/>
              <w:bottom w:val="nil"/>
            </w:tcBorders>
          </w:tcPr>
          <w:p w14:paraId="091E81EB" w14:textId="77777777" w:rsidR="00D57C60" w:rsidRPr="000F3BC1" w:rsidRDefault="00D57C60" w:rsidP="00385F5E">
            <w:pPr>
              <w:spacing w:line="240" w:lineRule="auto"/>
              <w:jc w:val="center"/>
              <w:rPr>
                <w:b/>
                <w:bCs/>
              </w:rPr>
            </w:pPr>
            <w:r w:rsidRPr="000F3BC1">
              <w:rPr>
                <w:b/>
                <w:bCs/>
              </w:rPr>
              <w:t>------------(%)-----------</w:t>
            </w:r>
          </w:p>
        </w:tc>
        <w:tc>
          <w:tcPr>
            <w:tcW w:w="1020" w:type="dxa"/>
            <w:tcBorders>
              <w:top w:val="nil"/>
              <w:bottom w:val="nil"/>
            </w:tcBorders>
          </w:tcPr>
          <w:p w14:paraId="726AB7BC" w14:textId="77777777" w:rsidR="00D57C60" w:rsidRPr="000F3BC1" w:rsidRDefault="00D57C60" w:rsidP="00385F5E">
            <w:pPr>
              <w:spacing w:line="240" w:lineRule="auto"/>
              <w:jc w:val="center"/>
              <w:rPr>
                <w:b/>
                <w:bCs/>
              </w:rPr>
            </w:pPr>
            <w:r w:rsidRPr="000F3BC1">
              <w:rPr>
                <w:b/>
                <w:bCs/>
              </w:rPr>
              <w:t>(USDA)</w:t>
            </w:r>
            <w:r w:rsidRPr="000F3BC1">
              <w:rPr>
                <w:b/>
                <w:bCs/>
                <w:vertAlign w:val="superscript"/>
              </w:rPr>
              <w:t>b</w:t>
            </w:r>
          </w:p>
        </w:tc>
      </w:tr>
      <w:tr w:rsidR="00D57C60" w:rsidRPr="000F3BC1" w14:paraId="5DB6615E" w14:textId="77777777" w:rsidTr="006C720C">
        <w:trPr>
          <w:trHeight w:val="284"/>
        </w:trPr>
        <w:tc>
          <w:tcPr>
            <w:tcW w:w="0" w:type="auto"/>
            <w:vMerge w:val="restart"/>
            <w:tcBorders>
              <w:top w:val="single" w:sz="4" w:space="0" w:color="auto"/>
              <w:bottom w:val="nil"/>
            </w:tcBorders>
            <w:vAlign w:val="center"/>
          </w:tcPr>
          <w:p w14:paraId="3BFABCD6" w14:textId="77777777" w:rsidR="00D57C60" w:rsidRPr="000F3BC1" w:rsidRDefault="00D57C60" w:rsidP="00385F5E">
            <w:pPr>
              <w:spacing w:line="240" w:lineRule="auto"/>
              <w:jc w:val="center"/>
            </w:pPr>
            <w:r w:rsidRPr="000F3BC1">
              <w:t>High</w:t>
            </w:r>
          </w:p>
          <w:p w14:paraId="1D2B2F1E" w14:textId="77777777" w:rsidR="00D57C60" w:rsidRPr="000F3BC1" w:rsidRDefault="00D57C60" w:rsidP="00385F5E">
            <w:pPr>
              <w:spacing w:line="240" w:lineRule="auto"/>
              <w:jc w:val="center"/>
            </w:pPr>
            <w:r w:rsidRPr="000F3BC1">
              <w:t>PR</w:t>
            </w:r>
          </w:p>
        </w:tc>
        <w:tc>
          <w:tcPr>
            <w:tcW w:w="0" w:type="auto"/>
            <w:tcBorders>
              <w:top w:val="single" w:sz="4" w:space="0" w:color="auto"/>
              <w:bottom w:val="nil"/>
            </w:tcBorders>
            <w:vAlign w:val="center"/>
          </w:tcPr>
          <w:p w14:paraId="1CBB666C" w14:textId="77777777" w:rsidR="00D57C60" w:rsidRPr="000F3BC1" w:rsidRDefault="00D57C60" w:rsidP="00385F5E">
            <w:pPr>
              <w:spacing w:line="240" w:lineRule="auto"/>
              <w:jc w:val="center"/>
            </w:pPr>
            <w:r w:rsidRPr="000F3BC1">
              <w:t>T1</w:t>
            </w:r>
          </w:p>
        </w:tc>
        <w:tc>
          <w:tcPr>
            <w:tcW w:w="0" w:type="auto"/>
            <w:tcBorders>
              <w:top w:val="single" w:sz="4" w:space="0" w:color="auto"/>
              <w:bottom w:val="nil"/>
            </w:tcBorders>
            <w:vAlign w:val="center"/>
          </w:tcPr>
          <w:p w14:paraId="5C54EC83" w14:textId="38E2B8E2" w:rsidR="00D57C60" w:rsidRPr="000F3BC1" w:rsidRDefault="006E76B0" w:rsidP="00385F5E">
            <w:pPr>
              <w:spacing w:line="240" w:lineRule="auto"/>
              <w:jc w:val="center"/>
            </w:pPr>
            <w:r>
              <w:t>-M</w:t>
            </w:r>
          </w:p>
        </w:tc>
        <w:tc>
          <w:tcPr>
            <w:tcW w:w="0" w:type="auto"/>
            <w:tcBorders>
              <w:top w:val="single" w:sz="4" w:space="0" w:color="auto"/>
              <w:bottom w:val="nil"/>
            </w:tcBorders>
            <w:vAlign w:val="center"/>
          </w:tcPr>
          <w:p w14:paraId="41024F08" w14:textId="13DDE1AA" w:rsidR="00D57C60" w:rsidRPr="000F3BC1" w:rsidRDefault="00D5096E" w:rsidP="00385F5E">
            <w:pPr>
              <w:spacing w:line="240" w:lineRule="auto"/>
              <w:jc w:val="center"/>
            </w:pPr>
            <w:r>
              <w:t>t</w:t>
            </w:r>
            <w:r w:rsidR="00D57C60" w:rsidRPr="000F3BC1">
              <w:t>opsoil</w:t>
            </w:r>
          </w:p>
        </w:tc>
        <w:tc>
          <w:tcPr>
            <w:tcW w:w="0" w:type="auto"/>
            <w:tcBorders>
              <w:top w:val="single" w:sz="4" w:space="0" w:color="auto"/>
              <w:bottom w:val="nil"/>
            </w:tcBorders>
            <w:vAlign w:val="bottom"/>
          </w:tcPr>
          <w:p w14:paraId="109EBFE6" w14:textId="77777777" w:rsidR="00D57C60" w:rsidRPr="000F3BC1" w:rsidRDefault="00D57C60" w:rsidP="00385F5E">
            <w:pPr>
              <w:spacing w:line="240" w:lineRule="auto"/>
              <w:jc w:val="left"/>
            </w:pPr>
            <w:r w:rsidRPr="000F3BC1">
              <w:t>57.6 ± 2.2</w:t>
            </w:r>
          </w:p>
        </w:tc>
        <w:tc>
          <w:tcPr>
            <w:tcW w:w="0" w:type="auto"/>
            <w:tcBorders>
              <w:top w:val="single" w:sz="4" w:space="0" w:color="auto"/>
              <w:bottom w:val="nil"/>
            </w:tcBorders>
            <w:vAlign w:val="bottom"/>
          </w:tcPr>
          <w:p w14:paraId="353493CD" w14:textId="77777777" w:rsidR="00D57C60" w:rsidRPr="000F3BC1" w:rsidRDefault="00D57C60" w:rsidP="00385F5E">
            <w:pPr>
              <w:spacing w:line="240" w:lineRule="auto"/>
              <w:jc w:val="left"/>
            </w:pPr>
            <w:r w:rsidRPr="000F3BC1">
              <w:t>34.9 ± 1.9</w:t>
            </w:r>
          </w:p>
        </w:tc>
        <w:tc>
          <w:tcPr>
            <w:tcW w:w="1251" w:type="dxa"/>
            <w:tcBorders>
              <w:top w:val="single" w:sz="4" w:space="0" w:color="auto"/>
              <w:bottom w:val="nil"/>
            </w:tcBorders>
            <w:vAlign w:val="bottom"/>
          </w:tcPr>
          <w:p w14:paraId="3D16F09F" w14:textId="77777777" w:rsidR="00D57C60" w:rsidRPr="000F3BC1" w:rsidRDefault="00D57C60" w:rsidP="00385F5E">
            <w:pPr>
              <w:spacing w:line="240" w:lineRule="auto"/>
              <w:jc w:val="left"/>
            </w:pPr>
            <w:r w:rsidRPr="000F3BC1">
              <w:t>7.5 ± 1.8</w:t>
            </w:r>
          </w:p>
        </w:tc>
        <w:tc>
          <w:tcPr>
            <w:tcW w:w="1020" w:type="dxa"/>
            <w:tcBorders>
              <w:top w:val="single" w:sz="4" w:space="0" w:color="auto"/>
              <w:bottom w:val="nil"/>
            </w:tcBorders>
            <w:vAlign w:val="center"/>
          </w:tcPr>
          <w:p w14:paraId="3419D2BD" w14:textId="77777777" w:rsidR="00D57C60" w:rsidRPr="000F3BC1" w:rsidRDefault="00D57C60" w:rsidP="00385F5E">
            <w:pPr>
              <w:spacing w:line="240" w:lineRule="auto"/>
              <w:jc w:val="center"/>
            </w:pPr>
            <w:r w:rsidRPr="000F3BC1">
              <w:t>SL</w:t>
            </w:r>
          </w:p>
        </w:tc>
      </w:tr>
      <w:tr w:rsidR="00D57C60" w:rsidRPr="000F3BC1" w14:paraId="3DF2F31C" w14:textId="77777777" w:rsidTr="006C720C">
        <w:trPr>
          <w:trHeight w:val="283"/>
        </w:trPr>
        <w:tc>
          <w:tcPr>
            <w:tcW w:w="0" w:type="auto"/>
            <w:vMerge/>
            <w:tcBorders>
              <w:top w:val="nil"/>
              <w:bottom w:val="nil"/>
            </w:tcBorders>
            <w:vAlign w:val="center"/>
          </w:tcPr>
          <w:p w14:paraId="38C242A4" w14:textId="77777777" w:rsidR="00D57C60" w:rsidRPr="000F3BC1" w:rsidRDefault="00D57C60" w:rsidP="00385F5E">
            <w:pPr>
              <w:spacing w:line="240" w:lineRule="auto"/>
              <w:jc w:val="center"/>
            </w:pPr>
          </w:p>
        </w:tc>
        <w:tc>
          <w:tcPr>
            <w:tcW w:w="0" w:type="auto"/>
            <w:tcBorders>
              <w:top w:val="nil"/>
              <w:bottom w:val="nil"/>
            </w:tcBorders>
            <w:vAlign w:val="center"/>
          </w:tcPr>
          <w:p w14:paraId="0F837236" w14:textId="77777777" w:rsidR="00D57C60" w:rsidRPr="000F3BC1" w:rsidRDefault="00D57C60" w:rsidP="00385F5E">
            <w:pPr>
              <w:spacing w:line="240" w:lineRule="auto"/>
              <w:jc w:val="center"/>
            </w:pPr>
            <w:r w:rsidRPr="000F3BC1">
              <w:t>T2</w:t>
            </w:r>
          </w:p>
        </w:tc>
        <w:tc>
          <w:tcPr>
            <w:tcW w:w="0" w:type="auto"/>
            <w:tcBorders>
              <w:top w:val="nil"/>
              <w:bottom w:val="nil"/>
            </w:tcBorders>
            <w:vAlign w:val="center"/>
          </w:tcPr>
          <w:p w14:paraId="40C132EC" w14:textId="0DDA832A" w:rsidR="00D57C60" w:rsidRPr="000F3BC1" w:rsidRDefault="006E76B0" w:rsidP="00385F5E">
            <w:pPr>
              <w:spacing w:line="240" w:lineRule="auto"/>
              <w:jc w:val="center"/>
            </w:pPr>
            <w:r>
              <w:t>-M</w:t>
            </w:r>
          </w:p>
        </w:tc>
        <w:tc>
          <w:tcPr>
            <w:tcW w:w="0" w:type="auto"/>
            <w:tcBorders>
              <w:top w:val="nil"/>
              <w:bottom w:val="nil"/>
            </w:tcBorders>
            <w:vAlign w:val="center"/>
          </w:tcPr>
          <w:p w14:paraId="4ECB4F24" w14:textId="262C3589" w:rsidR="00D57C60" w:rsidRPr="000F3BC1" w:rsidRDefault="00D5096E" w:rsidP="00385F5E">
            <w:pPr>
              <w:spacing w:line="240" w:lineRule="auto"/>
              <w:jc w:val="center"/>
            </w:pPr>
            <w:r>
              <w:t>s</w:t>
            </w:r>
            <w:r w:rsidR="00D57C60" w:rsidRPr="000F3BC1">
              <w:t>ubsoil</w:t>
            </w:r>
          </w:p>
        </w:tc>
        <w:tc>
          <w:tcPr>
            <w:tcW w:w="0" w:type="auto"/>
            <w:tcBorders>
              <w:top w:val="nil"/>
              <w:bottom w:val="nil"/>
            </w:tcBorders>
            <w:vAlign w:val="bottom"/>
          </w:tcPr>
          <w:p w14:paraId="68A7F5E3" w14:textId="77777777" w:rsidR="00D57C60" w:rsidRPr="000F3BC1" w:rsidRDefault="00D57C60" w:rsidP="00385F5E">
            <w:pPr>
              <w:spacing w:line="240" w:lineRule="auto"/>
              <w:jc w:val="left"/>
            </w:pPr>
            <w:r w:rsidRPr="000F3BC1">
              <w:t>64.7 ± 2.1</w:t>
            </w:r>
          </w:p>
        </w:tc>
        <w:tc>
          <w:tcPr>
            <w:tcW w:w="0" w:type="auto"/>
            <w:tcBorders>
              <w:top w:val="nil"/>
              <w:bottom w:val="nil"/>
            </w:tcBorders>
            <w:vAlign w:val="bottom"/>
          </w:tcPr>
          <w:p w14:paraId="0E90EF31" w14:textId="77777777" w:rsidR="00D57C60" w:rsidRPr="000F3BC1" w:rsidRDefault="00D57C60" w:rsidP="00385F5E">
            <w:pPr>
              <w:spacing w:line="240" w:lineRule="auto"/>
              <w:jc w:val="left"/>
            </w:pPr>
            <w:r w:rsidRPr="000F3BC1">
              <w:t>28.8 ± 17.2</w:t>
            </w:r>
          </w:p>
        </w:tc>
        <w:tc>
          <w:tcPr>
            <w:tcW w:w="1251" w:type="dxa"/>
            <w:tcBorders>
              <w:top w:val="nil"/>
              <w:bottom w:val="nil"/>
            </w:tcBorders>
            <w:vAlign w:val="bottom"/>
          </w:tcPr>
          <w:p w14:paraId="6934E997" w14:textId="77777777" w:rsidR="00D57C60" w:rsidRPr="000F3BC1" w:rsidRDefault="00D57C60" w:rsidP="00385F5E">
            <w:pPr>
              <w:spacing w:line="240" w:lineRule="auto"/>
              <w:jc w:val="left"/>
            </w:pPr>
            <w:r w:rsidRPr="000F3BC1">
              <w:t>6.5 ± 3.9</w:t>
            </w:r>
          </w:p>
        </w:tc>
        <w:tc>
          <w:tcPr>
            <w:tcW w:w="1020" w:type="dxa"/>
            <w:tcBorders>
              <w:top w:val="nil"/>
              <w:bottom w:val="nil"/>
            </w:tcBorders>
            <w:vAlign w:val="center"/>
          </w:tcPr>
          <w:p w14:paraId="2DF227F0" w14:textId="77777777" w:rsidR="00D57C60" w:rsidRPr="000F3BC1" w:rsidRDefault="00D57C60" w:rsidP="00385F5E">
            <w:pPr>
              <w:spacing w:line="240" w:lineRule="auto"/>
              <w:jc w:val="center"/>
            </w:pPr>
            <w:r w:rsidRPr="000F3BC1">
              <w:t>SL</w:t>
            </w:r>
          </w:p>
        </w:tc>
      </w:tr>
      <w:tr w:rsidR="00D57C60" w:rsidRPr="000F3BC1" w14:paraId="70CB5F63" w14:textId="77777777" w:rsidTr="006C720C">
        <w:trPr>
          <w:trHeight w:val="283"/>
        </w:trPr>
        <w:tc>
          <w:tcPr>
            <w:tcW w:w="0" w:type="auto"/>
            <w:vMerge/>
            <w:tcBorders>
              <w:top w:val="nil"/>
              <w:bottom w:val="nil"/>
            </w:tcBorders>
            <w:vAlign w:val="center"/>
          </w:tcPr>
          <w:p w14:paraId="2C65599B" w14:textId="77777777" w:rsidR="00D57C60" w:rsidRPr="000F3BC1" w:rsidRDefault="00D57C60" w:rsidP="00385F5E">
            <w:pPr>
              <w:spacing w:line="240" w:lineRule="auto"/>
              <w:jc w:val="center"/>
            </w:pPr>
          </w:p>
        </w:tc>
        <w:tc>
          <w:tcPr>
            <w:tcW w:w="0" w:type="auto"/>
            <w:tcBorders>
              <w:top w:val="nil"/>
              <w:bottom w:val="nil"/>
            </w:tcBorders>
            <w:vAlign w:val="center"/>
          </w:tcPr>
          <w:p w14:paraId="472B6062" w14:textId="77777777" w:rsidR="00D57C60" w:rsidRPr="000F3BC1" w:rsidRDefault="00D57C60" w:rsidP="00385F5E">
            <w:pPr>
              <w:spacing w:line="240" w:lineRule="auto"/>
              <w:jc w:val="center"/>
            </w:pPr>
            <w:r w:rsidRPr="000F3BC1">
              <w:t>T3</w:t>
            </w:r>
          </w:p>
        </w:tc>
        <w:tc>
          <w:tcPr>
            <w:tcW w:w="0" w:type="auto"/>
            <w:tcBorders>
              <w:top w:val="nil"/>
              <w:bottom w:val="nil"/>
            </w:tcBorders>
            <w:vAlign w:val="center"/>
          </w:tcPr>
          <w:p w14:paraId="661D579B" w14:textId="43D9A160" w:rsidR="00D57C60" w:rsidRPr="000F3BC1" w:rsidRDefault="006E76B0" w:rsidP="00385F5E">
            <w:pPr>
              <w:spacing w:line="240" w:lineRule="auto"/>
              <w:jc w:val="center"/>
            </w:pPr>
            <w:r>
              <w:t>+M</w:t>
            </w:r>
          </w:p>
        </w:tc>
        <w:tc>
          <w:tcPr>
            <w:tcW w:w="0" w:type="auto"/>
            <w:tcBorders>
              <w:top w:val="nil"/>
              <w:bottom w:val="nil"/>
            </w:tcBorders>
            <w:vAlign w:val="center"/>
          </w:tcPr>
          <w:p w14:paraId="0EB6C481" w14:textId="6C00146E" w:rsidR="00D57C60" w:rsidRPr="000F3BC1" w:rsidRDefault="00D5096E" w:rsidP="00385F5E">
            <w:pPr>
              <w:spacing w:line="240" w:lineRule="auto"/>
              <w:jc w:val="center"/>
            </w:pPr>
            <w:r>
              <w:t>t</w:t>
            </w:r>
            <w:r w:rsidR="00D57C60" w:rsidRPr="000F3BC1">
              <w:t>opsoil</w:t>
            </w:r>
          </w:p>
        </w:tc>
        <w:tc>
          <w:tcPr>
            <w:tcW w:w="0" w:type="auto"/>
            <w:tcBorders>
              <w:top w:val="nil"/>
              <w:bottom w:val="nil"/>
            </w:tcBorders>
            <w:vAlign w:val="bottom"/>
          </w:tcPr>
          <w:p w14:paraId="149D519F" w14:textId="77777777" w:rsidR="00D57C60" w:rsidRPr="000F3BC1" w:rsidRDefault="00D57C60" w:rsidP="00385F5E">
            <w:pPr>
              <w:spacing w:line="240" w:lineRule="auto"/>
              <w:jc w:val="left"/>
            </w:pPr>
            <w:r w:rsidRPr="000F3BC1">
              <w:t>57.0 ± 5.6</w:t>
            </w:r>
          </w:p>
        </w:tc>
        <w:tc>
          <w:tcPr>
            <w:tcW w:w="0" w:type="auto"/>
            <w:tcBorders>
              <w:top w:val="nil"/>
              <w:bottom w:val="nil"/>
            </w:tcBorders>
            <w:vAlign w:val="bottom"/>
          </w:tcPr>
          <w:p w14:paraId="7251028C" w14:textId="77777777" w:rsidR="00D57C60" w:rsidRPr="000F3BC1" w:rsidRDefault="00D57C60" w:rsidP="00385F5E">
            <w:pPr>
              <w:spacing w:line="240" w:lineRule="auto"/>
              <w:jc w:val="left"/>
            </w:pPr>
            <w:r w:rsidRPr="000F3BC1">
              <w:t>35.9 ± 10.2</w:t>
            </w:r>
          </w:p>
        </w:tc>
        <w:tc>
          <w:tcPr>
            <w:tcW w:w="1251" w:type="dxa"/>
            <w:tcBorders>
              <w:top w:val="nil"/>
              <w:bottom w:val="nil"/>
            </w:tcBorders>
            <w:vAlign w:val="bottom"/>
          </w:tcPr>
          <w:p w14:paraId="28DBA122" w14:textId="77777777" w:rsidR="00D57C60" w:rsidRPr="000F3BC1" w:rsidRDefault="00D57C60" w:rsidP="00385F5E">
            <w:pPr>
              <w:spacing w:line="240" w:lineRule="auto"/>
              <w:jc w:val="left"/>
            </w:pPr>
            <w:r w:rsidRPr="000F3BC1">
              <w:t>7.2 ± 2.2</w:t>
            </w:r>
          </w:p>
        </w:tc>
        <w:tc>
          <w:tcPr>
            <w:tcW w:w="1020" w:type="dxa"/>
            <w:tcBorders>
              <w:top w:val="nil"/>
              <w:bottom w:val="nil"/>
            </w:tcBorders>
            <w:vAlign w:val="center"/>
          </w:tcPr>
          <w:p w14:paraId="0CC15AF7" w14:textId="77777777" w:rsidR="00D57C60" w:rsidRPr="000F3BC1" w:rsidRDefault="00D57C60" w:rsidP="00385F5E">
            <w:pPr>
              <w:spacing w:line="240" w:lineRule="auto"/>
              <w:jc w:val="center"/>
            </w:pPr>
            <w:r w:rsidRPr="000F3BC1">
              <w:t>SL</w:t>
            </w:r>
          </w:p>
        </w:tc>
      </w:tr>
      <w:tr w:rsidR="00D57C60" w:rsidRPr="000F3BC1" w14:paraId="3A260D92" w14:textId="77777777" w:rsidTr="006C720C">
        <w:trPr>
          <w:trHeight w:val="283"/>
        </w:trPr>
        <w:tc>
          <w:tcPr>
            <w:tcW w:w="0" w:type="auto"/>
            <w:vMerge/>
            <w:tcBorders>
              <w:top w:val="nil"/>
              <w:bottom w:val="nil"/>
            </w:tcBorders>
            <w:vAlign w:val="center"/>
          </w:tcPr>
          <w:p w14:paraId="451758DE"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2BB918E3" w14:textId="77777777" w:rsidR="00D57C60" w:rsidRPr="000F3BC1" w:rsidRDefault="00D57C60" w:rsidP="00385F5E">
            <w:pPr>
              <w:spacing w:line="240" w:lineRule="auto"/>
              <w:jc w:val="center"/>
            </w:pPr>
            <w:r w:rsidRPr="000F3BC1">
              <w:t>T4</w:t>
            </w:r>
          </w:p>
        </w:tc>
        <w:tc>
          <w:tcPr>
            <w:tcW w:w="0" w:type="auto"/>
            <w:tcBorders>
              <w:top w:val="nil"/>
              <w:bottom w:val="single" w:sz="4" w:space="0" w:color="auto"/>
            </w:tcBorders>
            <w:vAlign w:val="center"/>
          </w:tcPr>
          <w:p w14:paraId="76FC86F1" w14:textId="3BCC290A" w:rsidR="00D57C60" w:rsidRPr="000F3BC1" w:rsidRDefault="006E76B0" w:rsidP="00385F5E">
            <w:pPr>
              <w:spacing w:line="240" w:lineRule="auto"/>
              <w:jc w:val="center"/>
            </w:pPr>
            <w:r>
              <w:t>+M</w:t>
            </w:r>
          </w:p>
        </w:tc>
        <w:tc>
          <w:tcPr>
            <w:tcW w:w="0" w:type="auto"/>
            <w:tcBorders>
              <w:top w:val="nil"/>
              <w:bottom w:val="single" w:sz="4" w:space="0" w:color="auto"/>
            </w:tcBorders>
            <w:vAlign w:val="center"/>
          </w:tcPr>
          <w:p w14:paraId="50D1BA85" w14:textId="60DAB909" w:rsidR="00D57C60" w:rsidRPr="000F3BC1" w:rsidRDefault="00D5096E" w:rsidP="00385F5E">
            <w:pPr>
              <w:spacing w:line="240" w:lineRule="auto"/>
              <w:jc w:val="center"/>
            </w:pPr>
            <w:r>
              <w:t>s</w:t>
            </w:r>
            <w:r w:rsidR="00D57C60" w:rsidRPr="000F3BC1">
              <w:t>ubsoil</w:t>
            </w:r>
          </w:p>
        </w:tc>
        <w:tc>
          <w:tcPr>
            <w:tcW w:w="0" w:type="auto"/>
            <w:tcBorders>
              <w:top w:val="nil"/>
              <w:bottom w:val="single" w:sz="4" w:space="0" w:color="auto"/>
            </w:tcBorders>
            <w:vAlign w:val="bottom"/>
          </w:tcPr>
          <w:p w14:paraId="18ED5A9C" w14:textId="77777777" w:rsidR="00D57C60" w:rsidRPr="000F3BC1" w:rsidRDefault="00D57C60" w:rsidP="00385F5E">
            <w:pPr>
              <w:spacing w:line="240" w:lineRule="auto"/>
              <w:jc w:val="left"/>
            </w:pPr>
            <w:r w:rsidRPr="000F3BC1">
              <w:t>64.6 ±</w:t>
            </w:r>
            <w:r>
              <w:t xml:space="preserve"> </w:t>
            </w:r>
            <w:r w:rsidRPr="000F3BC1">
              <w:t>15.9</w:t>
            </w:r>
          </w:p>
        </w:tc>
        <w:tc>
          <w:tcPr>
            <w:tcW w:w="0" w:type="auto"/>
            <w:tcBorders>
              <w:top w:val="nil"/>
              <w:bottom w:val="single" w:sz="4" w:space="0" w:color="auto"/>
            </w:tcBorders>
            <w:vAlign w:val="bottom"/>
          </w:tcPr>
          <w:p w14:paraId="64B9C16D" w14:textId="77777777" w:rsidR="00D57C60" w:rsidRPr="000F3BC1" w:rsidRDefault="00D57C60" w:rsidP="00385F5E">
            <w:pPr>
              <w:spacing w:line="240" w:lineRule="auto"/>
              <w:jc w:val="left"/>
            </w:pPr>
            <w:r w:rsidRPr="000F3BC1">
              <w:t>30.5 ± 9.2</w:t>
            </w:r>
          </w:p>
        </w:tc>
        <w:tc>
          <w:tcPr>
            <w:tcW w:w="1251" w:type="dxa"/>
            <w:tcBorders>
              <w:top w:val="nil"/>
              <w:bottom w:val="single" w:sz="4" w:space="0" w:color="auto"/>
            </w:tcBorders>
            <w:vAlign w:val="bottom"/>
          </w:tcPr>
          <w:p w14:paraId="453E59A0" w14:textId="77777777" w:rsidR="00D57C60" w:rsidRPr="000F3BC1" w:rsidRDefault="00D57C60" w:rsidP="00385F5E">
            <w:pPr>
              <w:spacing w:line="240" w:lineRule="auto"/>
              <w:jc w:val="left"/>
            </w:pPr>
            <w:r w:rsidRPr="000F3BC1">
              <w:t>4.9 ± 0.6</w:t>
            </w:r>
          </w:p>
        </w:tc>
        <w:tc>
          <w:tcPr>
            <w:tcW w:w="1020" w:type="dxa"/>
            <w:tcBorders>
              <w:top w:val="nil"/>
              <w:bottom w:val="single" w:sz="4" w:space="0" w:color="auto"/>
            </w:tcBorders>
            <w:vAlign w:val="center"/>
          </w:tcPr>
          <w:p w14:paraId="04011F9A" w14:textId="77777777" w:rsidR="00D57C60" w:rsidRPr="000F3BC1" w:rsidRDefault="00D57C60" w:rsidP="00385F5E">
            <w:pPr>
              <w:spacing w:line="240" w:lineRule="auto"/>
              <w:jc w:val="center"/>
            </w:pPr>
            <w:r w:rsidRPr="000F3BC1">
              <w:t>SL</w:t>
            </w:r>
          </w:p>
        </w:tc>
      </w:tr>
      <w:tr w:rsidR="00D57C60" w:rsidRPr="000F3BC1" w14:paraId="5A9AD71E" w14:textId="77777777" w:rsidTr="006C720C">
        <w:trPr>
          <w:trHeight w:val="283"/>
        </w:trPr>
        <w:tc>
          <w:tcPr>
            <w:tcW w:w="0" w:type="auto"/>
            <w:tcBorders>
              <w:top w:val="single" w:sz="4" w:space="0" w:color="auto"/>
              <w:bottom w:val="single" w:sz="4" w:space="0" w:color="auto"/>
            </w:tcBorders>
            <w:vAlign w:val="center"/>
          </w:tcPr>
          <w:p w14:paraId="60E35D79"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0D85D715"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6298F839"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21779A5F" w14:textId="77777777" w:rsidR="00D57C60" w:rsidRPr="000F3BC1" w:rsidRDefault="00D57C60" w:rsidP="00385F5E">
            <w:pPr>
              <w:spacing w:line="240" w:lineRule="auto"/>
              <w:jc w:val="center"/>
            </w:pPr>
          </w:p>
        </w:tc>
        <w:tc>
          <w:tcPr>
            <w:tcW w:w="0" w:type="auto"/>
            <w:tcBorders>
              <w:top w:val="nil"/>
              <w:bottom w:val="single" w:sz="4" w:space="0" w:color="auto"/>
            </w:tcBorders>
            <w:vAlign w:val="bottom"/>
          </w:tcPr>
          <w:p w14:paraId="0469E510" w14:textId="3DC69728" w:rsidR="00D57C60" w:rsidRPr="000F3BC1" w:rsidRDefault="00D57C60" w:rsidP="00385F5E">
            <w:pPr>
              <w:spacing w:line="240" w:lineRule="auto"/>
              <w:jc w:val="left"/>
            </w:pPr>
            <w:r w:rsidRPr="000F3BC1">
              <w:t>61.0 ± 4.3</w:t>
            </w:r>
            <w:r w:rsidR="00FC5E2A">
              <w:t xml:space="preserve"> </w:t>
            </w:r>
            <w:r w:rsidRPr="006C720C">
              <w:rPr>
                <w:bCs/>
                <w:iCs/>
              </w:rPr>
              <w:t>a</w:t>
            </w:r>
          </w:p>
        </w:tc>
        <w:tc>
          <w:tcPr>
            <w:tcW w:w="0" w:type="auto"/>
            <w:tcBorders>
              <w:top w:val="nil"/>
              <w:bottom w:val="single" w:sz="4" w:space="0" w:color="auto"/>
            </w:tcBorders>
            <w:vAlign w:val="bottom"/>
          </w:tcPr>
          <w:p w14:paraId="6D855347" w14:textId="61FCB76C" w:rsidR="00D57C60" w:rsidRPr="000F3BC1" w:rsidRDefault="00D57C60" w:rsidP="00385F5E">
            <w:pPr>
              <w:spacing w:line="240" w:lineRule="auto"/>
              <w:jc w:val="left"/>
            </w:pPr>
            <w:r w:rsidRPr="000F3BC1">
              <w:t>32.5 ±3.4</w:t>
            </w:r>
            <w:r w:rsidR="00FC5E2A">
              <w:t xml:space="preserve"> </w:t>
            </w:r>
            <w:r w:rsidRPr="006C720C">
              <w:rPr>
                <w:bCs/>
                <w:iCs/>
              </w:rPr>
              <w:t>a</w:t>
            </w:r>
          </w:p>
        </w:tc>
        <w:tc>
          <w:tcPr>
            <w:tcW w:w="1251" w:type="dxa"/>
            <w:tcBorders>
              <w:top w:val="nil"/>
              <w:bottom w:val="single" w:sz="4" w:space="0" w:color="auto"/>
            </w:tcBorders>
            <w:vAlign w:val="bottom"/>
          </w:tcPr>
          <w:p w14:paraId="2ED8BB09" w14:textId="5777BF76" w:rsidR="00D57C60" w:rsidRPr="000F3BC1" w:rsidRDefault="00D57C60" w:rsidP="00385F5E">
            <w:pPr>
              <w:spacing w:line="240" w:lineRule="auto"/>
              <w:jc w:val="left"/>
            </w:pPr>
            <w:r w:rsidRPr="000F3BC1">
              <w:t>6.5 ± 1.1</w:t>
            </w:r>
            <w:r w:rsidR="00FC5E2A">
              <w:t xml:space="preserve"> </w:t>
            </w:r>
            <w:r w:rsidRPr="006C720C">
              <w:rPr>
                <w:bCs/>
                <w:iCs/>
              </w:rPr>
              <w:t>b</w:t>
            </w:r>
          </w:p>
        </w:tc>
        <w:tc>
          <w:tcPr>
            <w:tcW w:w="1020" w:type="dxa"/>
            <w:tcBorders>
              <w:top w:val="nil"/>
              <w:bottom w:val="single" w:sz="4" w:space="0" w:color="auto"/>
            </w:tcBorders>
            <w:vAlign w:val="center"/>
          </w:tcPr>
          <w:p w14:paraId="4B8C2601" w14:textId="77777777" w:rsidR="00D57C60" w:rsidRPr="000F3BC1" w:rsidRDefault="00D57C60" w:rsidP="00385F5E">
            <w:pPr>
              <w:spacing w:line="240" w:lineRule="auto"/>
              <w:jc w:val="center"/>
            </w:pPr>
            <w:r w:rsidRPr="000F3BC1">
              <w:t>SL</w:t>
            </w:r>
          </w:p>
        </w:tc>
      </w:tr>
      <w:tr w:rsidR="00D57C60" w:rsidRPr="000F3BC1" w14:paraId="1847BEBC" w14:textId="77777777" w:rsidTr="006C720C">
        <w:trPr>
          <w:trHeight w:val="283"/>
        </w:trPr>
        <w:tc>
          <w:tcPr>
            <w:tcW w:w="0" w:type="auto"/>
            <w:vMerge w:val="restart"/>
            <w:tcBorders>
              <w:top w:val="single" w:sz="4" w:space="0" w:color="auto"/>
            </w:tcBorders>
            <w:vAlign w:val="center"/>
          </w:tcPr>
          <w:p w14:paraId="013B832D" w14:textId="77777777" w:rsidR="00D57C60" w:rsidRPr="000F3BC1" w:rsidRDefault="00D57C60" w:rsidP="00385F5E">
            <w:pPr>
              <w:spacing w:line="240" w:lineRule="auto"/>
              <w:jc w:val="center"/>
            </w:pPr>
            <w:r w:rsidRPr="000F3BC1">
              <w:t>Low</w:t>
            </w:r>
          </w:p>
          <w:p w14:paraId="632410B0" w14:textId="77777777" w:rsidR="00D57C60" w:rsidRPr="000F3BC1" w:rsidRDefault="00D57C60" w:rsidP="00385F5E">
            <w:pPr>
              <w:spacing w:line="240" w:lineRule="auto"/>
              <w:jc w:val="center"/>
            </w:pPr>
            <w:r w:rsidRPr="000F3BC1">
              <w:t>PR</w:t>
            </w:r>
          </w:p>
        </w:tc>
        <w:tc>
          <w:tcPr>
            <w:tcW w:w="0" w:type="auto"/>
            <w:tcBorders>
              <w:top w:val="single" w:sz="4" w:space="0" w:color="auto"/>
            </w:tcBorders>
            <w:vAlign w:val="center"/>
          </w:tcPr>
          <w:p w14:paraId="79A12ABE" w14:textId="77777777" w:rsidR="00D57C60" w:rsidRPr="000F3BC1" w:rsidRDefault="00D57C60" w:rsidP="00385F5E">
            <w:pPr>
              <w:spacing w:line="240" w:lineRule="auto"/>
              <w:jc w:val="center"/>
            </w:pPr>
            <w:r w:rsidRPr="000F3BC1">
              <w:t>T1</w:t>
            </w:r>
          </w:p>
        </w:tc>
        <w:tc>
          <w:tcPr>
            <w:tcW w:w="0" w:type="auto"/>
            <w:tcBorders>
              <w:top w:val="single" w:sz="4" w:space="0" w:color="auto"/>
            </w:tcBorders>
            <w:vAlign w:val="center"/>
          </w:tcPr>
          <w:p w14:paraId="36F1BB87" w14:textId="3FC4F605" w:rsidR="00D57C60" w:rsidRPr="000F3BC1" w:rsidRDefault="006E76B0" w:rsidP="00385F5E">
            <w:pPr>
              <w:spacing w:line="240" w:lineRule="auto"/>
              <w:jc w:val="center"/>
            </w:pPr>
            <w:r>
              <w:t>-M</w:t>
            </w:r>
          </w:p>
        </w:tc>
        <w:tc>
          <w:tcPr>
            <w:tcW w:w="0" w:type="auto"/>
            <w:tcBorders>
              <w:top w:val="single" w:sz="4" w:space="0" w:color="auto"/>
            </w:tcBorders>
            <w:vAlign w:val="center"/>
          </w:tcPr>
          <w:p w14:paraId="72B3F14C" w14:textId="57DF4BD5" w:rsidR="00D57C60" w:rsidRPr="000F3BC1" w:rsidRDefault="00D5096E" w:rsidP="00385F5E">
            <w:pPr>
              <w:spacing w:line="240" w:lineRule="auto"/>
              <w:jc w:val="center"/>
            </w:pPr>
            <w:r>
              <w:t>t</w:t>
            </w:r>
            <w:r w:rsidR="00D57C60" w:rsidRPr="000F3BC1">
              <w:t>opsiol</w:t>
            </w:r>
          </w:p>
        </w:tc>
        <w:tc>
          <w:tcPr>
            <w:tcW w:w="0" w:type="auto"/>
            <w:tcBorders>
              <w:top w:val="single" w:sz="4" w:space="0" w:color="auto"/>
            </w:tcBorders>
            <w:vAlign w:val="bottom"/>
          </w:tcPr>
          <w:p w14:paraId="7C3CE6D8" w14:textId="77777777" w:rsidR="00D57C60" w:rsidRPr="000F3BC1" w:rsidRDefault="00D57C60" w:rsidP="00385F5E">
            <w:pPr>
              <w:spacing w:line="240" w:lineRule="auto"/>
              <w:jc w:val="left"/>
            </w:pPr>
            <w:r w:rsidRPr="000F3BC1">
              <w:t>51.8 ± 5.1</w:t>
            </w:r>
          </w:p>
        </w:tc>
        <w:tc>
          <w:tcPr>
            <w:tcW w:w="0" w:type="auto"/>
            <w:tcBorders>
              <w:top w:val="single" w:sz="4" w:space="0" w:color="auto"/>
            </w:tcBorders>
            <w:vAlign w:val="bottom"/>
          </w:tcPr>
          <w:p w14:paraId="4770DE96" w14:textId="77777777" w:rsidR="00D57C60" w:rsidRPr="000F3BC1" w:rsidRDefault="00D57C60" w:rsidP="00385F5E">
            <w:pPr>
              <w:spacing w:line="240" w:lineRule="auto"/>
              <w:jc w:val="left"/>
            </w:pPr>
            <w:r w:rsidRPr="000F3BC1">
              <w:t>40.4 ± 2.9</w:t>
            </w:r>
          </w:p>
        </w:tc>
        <w:tc>
          <w:tcPr>
            <w:tcW w:w="1251" w:type="dxa"/>
            <w:tcBorders>
              <w:top w:val="single" w:sz="4" w:space="0" w:color="auto"/>
            </w:tcBorders>
            <w:vAlign w:val="bottom"/>
          </w:tcPr>
          <w:p w14:paraId="5017EC8B" w14:textId="77777777" w:rsidR="00D57C60" w:rsidRPr="000F3BC1" w:rsidRDefault="00D57C60" w:rsidP="00385F5E">
            <w:pPr>
              <w:spacing w:line="240" w:lineRule="auto"/>
              <w:jc w:val="left"/>
            </w:pPr>
            <w:r w:rsidRPr="000F3BC1">
              <w:t>7.9 ± 2.7</w:t>
            </w:r>
          </w:p>
        </w:tc>
        <w:tc>
          <w:tcPr>
            <w:tcW w:w="1020" w:type="dxa"/>
            <w:tcBorders>
              <w:top w:val="single" w:sz="4" w:space="0" w:color="auto"/>
            </w:tcBorders>
            <w:vAlign w:val="center"/>
          </w:tcPr>
          <w:p w14:paraId="40DA7859" w14:textId="77777777" w:rsidR="00D57C60" w:rsidRPr="000F3BC1" w:rsidRDefault="00D57C60" w:rsidP="00385F5E">
            <w:pPr>
              <w:spacing w:line="240" w:lineRule="auto"/>
              <w:jc w:val="center"/>
            </w:pPr>
            <w:r w:rsidRPr="000F3BC1">
              <w:t>SL</w:t>
            </w:r>
          </w:p>
        </w:tc>
      </w:tr>
      <w:tr w:rsidR="00D57C60" w:rsidRPr="000F3BC1" w14:paraId="08BA8E43" w14:textId="77777777" w:rsidTr="006C720C">
        <w:trPr>
          <w:trHeight w:val="283"/>
        </w:trPr>
        <w:tc>
          <w:tcPr>
            <w:tcW w:w="0" w:type="auto"/>
            <w:vMerge/>
            <w:vAlign w:val="center"/>
          </w:tcPr>
          <w:p w14:paraId="136CE1F4" w14:textId="77777777" w:rsidR="00D57C60" w:rsidRPr="000F3BC1" w:rsidRDefault="00D57C60" w:rsidP="00385F5E">
            <w:pPr>
              <w:spacing w:line="240" w:lineRule="auto"/>
              <w:jc w:val="center"/>
            </w:pPr>
          </w:p>
        </w:tc>
        <w:tc>
          <w:tcPr>
            <w:tcW w:w="0" w:type="auto"/>
            <w:vAlign w:val="center"/>
          </w:tcPr>
          <w:p w14:paraId="53251532" w14:textId="77777777" w:rsidR="00D57C60" w:rsidRPr="000F3BC1" w:rsidRDefault="00D57C60" w:rsidP="00385F5E">
            <w:pPr>
              <w:spacing w:line="240" w:lineRule="auto"/>
              <w:jc w:val="center"/>
            </w:pPr>
            <w:r w:rsidRPr="000F3BC1">
              <w:t>T2</w:t>
            </w:r>
          </w:p>
        </w:tc>
        <w:tc>
          <w:tcPr>
            <w:tcW w:w="0" w:type="auto"/>
            <w:vAlign w:val="center"/>
          </w:tcPr>
          <w:p w14:paraId="50AB0AE9" w14:textId="620F032A" w:rsidR="00D57C60" w:rsidRPr="000F3BC1" w:rsidRDefault="006E76B0" w:rsidP="00385F5E">
            <w:pPr>
              <w:spacing w:line="240" w:lineRule="auto"/>
              <w:jc w:val="center"/>
            </w:pPr>
            <w:r>
              <w:t>-M</w:t>
            </w:r>
          </w:p>
        </w:tc>
        <w:tc>
          <w:tcPr>
            <w:tcW w:w="0" w:type="auto"/>
            <w:vAlign w:val="center"/>
          </w:tcPr>
          <w:p w14:paraId="4CCE6E20" w14:textId="3A198653" w:rsidR="00D57C60" w:rsidRPr="000F3BC1" w:rsidRDefault="00D5096E" w:rsidP="00385F5E">
            <w:pPr>
              <w:spacing w:line="240" w:lineRule="auto"/>
              <w:jc w:val="center"/>
            </w:pPr>
            <w:r>
              <w:t>s</w:t>
            </w:r>
            <w:r w:rsidR="00D57C60" w:rsidRPr="000F3BC1">
              <w:t>ubsoil</w:t>
            </w:r>
          </w:p>
        </w:tc>
        <w:tc>
          <w:tcPr>
            <w:tcW w:w="0" w:type="auto"/>
            <w:vAlign w:val="bottom"/>
          </w:tcPr>
          <w:p w14:paraId="2663A788" w14:textId="77777777" w:rsidR="00D57C60" w:rsidRPr="000F3BC1" w:rsidRDefault="00D57C60" w:rsidP="00385F5E">
            <w:pPr>
              <w:spacing w:line="240" w:lineRule="auto"/>
              <w:jc w:val="left"/>
            </w:pPr>
            <w:r w:rsidRPr="000F3BC1">
              <w:t>57.0 ± 7.9</w:t>
            </w:r>
          </w:p>
        </w:tc>
        <w:tc>
          <w:tcPr>
            <w:tcW w:w="0" w:type="auto"/>
            <w:vAlign w:val="bottom"/>
          </w:tcPr>
          <w:p w14:paraId="581EC114" w14:textId="77777777" w:rsidR="00D57C60" w:rsidRPr="000F3BC1" w:rsidRDefault="00D57C60" w:rsidP="00385F5E">
            <w:pPr>
              <w:spacing w:line="240" w:lineRule="auto"/>
              <w:jc w:val="left"/>
            </w:pPr>
            <w:r w:rsidRPr="000F3BC1">
              <w:t>35.2 ± 6.1</w:t>
            </w:r>
          </w:p>
        </w:tc>
        <w:tc>
          <w:tcPr>
            <w:tcW w:w="1251" w:type="dxa"/>
            <w:vAlign w:val="bottom"/>
          </w:tcPr>
          <w:p w14:paraId="2EE210B5" w14:textId="77777777" w:rsidR="00D57C60" w:rsidRPr="000F3BC1" w:rsidRDefault="00D57C60" w:rsidP="00385F5E">
            <w:pPr>
              <w:spacing w:line="240" w:lineRule="auto"/>
              <w:jc w:val="left"/>
            </w:pPr>
            <w:r w:rsidRPr="000F3BC1">
              <w:t>7.8 ± 2.1</w:t>
            </w:r>
          </w:p>
        </w:tc>
        <w:tc>
          <w:tcPr>
            <w:tcW w:w="1020" w:type="dxa"/>
            <w:vAlign w:val="center"/>
          </w:tcPr>
          <w:p w14:paraId="31A7AD92" w14:textId="77777777" w:rsidR="00D57C60" w:rsidRPr="000F3BC1" w:rsidRDefault="00D57C60" w:rsidP="00385F5E">
            <w:pPr>
              <w:spacing w:line="240" w:lineRule="auto"/>
              <w:jc w:val="center"/>
            </w:pPr>
            <w:r w:rsidRPr="000F3BC1">
              <w:t>SL</w:t>
            </w:r>
          </w:p>
        </w:tc>
      </w:tr>
      <w:tr w:rsidR="00D57C60" w:rsidRPr="000F3BC1" w14:paraId="0A35BA32" w14:textId="77777777" w:rsidTr="006C720C">
        <w:trPr>
          <w:trHeight w:val="283"/>
        </w:trPr>
        <w:tc>
          <w:tcPr>
            <w:tcW w:w="0" w:type="auto"/>
            <w:vMerge/>
            <w:vAlign w:val="center"/>
          </w:tcPr>
          <w:p w14:paraId="77F05A1B" w14:textId="77777777" w:rsidR="00D57C60" w:rsidRPr="000F3BC1" w:rsidRDefault="00D57C60" w:rsidP="00385F5E">
            <w:pPr>
              <w:spacing w:line="240" w:lineRule="auto"/>
              <w:jc w:val="center"/>
            </w:pPr>
          </w:p>
        </w:tc>
        <w:tc>
          <w:tcPr>
            <w:tcW w:w="0" w:type="auto"/>
            <w:tcBorders>
              <w:bottom w:val="nil"/>
            </w:tcBorders>
            <w:vAlign w:val="center"/>
          </w:tcPr>
          <w:p w14:paraId="5ABDBFBC" w14:textId="77777777" w:rsidR="00D57C60" w:rsidRPr="000F3BC1" w:rsidRDefault="00D57C60" w:rsidP="00385F5E">
            <w:pPr>
              <w:spacing w:line="240" w:lineRule="auto"/>
              <w:jc w:val="center"/>
            </w:pPr>
            <w:r w:rsidRPr="000F3BC1">
              <w:t>T3</w:t>
            </w:r>
          </w:p>
        </w:tc>
        <w:tc>
          <w:tcPr>
            <w:tcW w:w="0" w:type="auto"/>
            <w:tcBorders>
              <w:bottom w:val="nil"/>
            </w:tcBorders>
            <w:vAlign w:val="center"/>
          </w:tcPr>
          <w:p w14:paraId="3C7167F0" w14:textId="64159738" w:rsidR="00D57C60" w:rsidRPr="000F3BC1" w:rsidRDefault="006E76B0" w:rsidP="00385F5E">
            <w:pPr>
              <w:spacing w:line="240" w:lineRule="auto"/>
              <w:jc w:val="center"/>
            </w:pPr>
            <w:r>
              <w:t>+M</w:t>
            </w:r>
          </w:p>
        </w:tc>
        <w:tc>
          <w:tcPr>
            <w:tcW w:w="0" w:type="auto"/>
            <w:tcBorders>
              <w:bottom w:val="nil"/>
            </w:tcBorders>
            <w:vAlign w:val="center"/>
          </w:tcPr>
          <w:p w14:paraId="65AD3774" w14:textId="7A361CD4" w:rsidR="00D57C60" w:rsidRPr="000F3BC1" w:rsidRDefault="00D5096E" w:rsidP="00385F5E">
            <w:pPr>
              <w:spacing w:line="240" w:lineRule="auto"/>
              <w:jc w:val="center"/>
            </w:pPr>
            <w:r>
              <w:t>t</w:t>
            </w:r>
            <w:r w:rsidR="00D57C60" w:rsidRPr="000F3BC1">
              <w:t>opsoil</w:t>
            </w:r>
          </w:p>
        </w:tc>
        <w:tc>
          <w:tcPr>
            <w:tcW w:w="0" w:type="auto"/>
            <w:tcBorders>
              <w:bottom w:val="nil"/>
            </w:tcBorders>
            <w:vAlign w:val="bottom"/>
          </w:tcPr>
          <w:p w14:paraId="4135521B" w14:textId="77777777" w:rsidR="00D57C60" w:rsidRPr="000F3BC1" w:rsidRDefault="00D57C60" w:rsidP="00385F5E">
            <w:pPr>
              <w:spacing w:line="240" w:lineRule="auto"/>
              <w:jc w:val="left"/>
            </w:pPr>
            <w:r w:rsidRPr="000F3BC1">
              <w:t>50.5 ± 2.1</w:t>
            </w:r>
          </w:p>
        </w:tc>
        <w:tc>
          <w:tcPr>
            <w:tcW w:w="0" w:type="auto"/>
            <w:tcBorders>
              <w:bottom w:val="nil"/>
            </w:tcBorders>
            <w:vAlign w:val="bottom"/>
          </w:tcPr>
          <w:p w14:paraId="359B9E0A" w14:textId="77777777" w:rsidR="00D57C60" w:rsidRPr="000F3BC1" w:rsidRDefault="00D57C60" w:rsidP="00385F5E">
            <w:pPr>
              <w:spacing w:line="240" w:lineRule="auto"/>
              <w:jc w:val="left"/>
            </w:pPr>
            <w:r w:rsidRPr="000F3BC1">
              <w:t>40.4 ± 2.8</w:t>
            </w:r>
          </w:p>
        </w:tc>
        <w:tc>
          <w:tcPr>
            <w:tcW w:w="1251" w:type="dxa"/>
            <w:tcBorders>
              <w:bottom w:val="nil"/>
            </w:tcBorders>
            <w:vAlign w:val="bottom"/>
          </w:tcPr>
          <w:p w14:paraId="2E0AC35F" w14:textId="77777777" w:rsidR="00D57C60" w:rsidRPr="000F3BC1" w:rsidRDefault="00D57C60" w:rsidP="00385F5E">
            <w:pPr>
              <w:spacing w:line="240" w:lineRule="auto"/>
              <w:jc w:val="left"/>
            </w:pPr>
            <w:r w:rsidRPr="000F3BC1">
              <w:t>9.2 ± 1.3</w:t>
            </w:r>
          </w:p>
        </w:tc>
        <w:tc>
          <w:tcPr>
            <w:tcW w:w="1020" w:type="dxa"/>
            <w:tcBorders>
              <w:bottom w:val="nil"/>
            </w:tcBorders>
            <w:vAlign w:val="center"/>
          </w:tcPr>
          <w:p w14:paraId="6DF5CFE7" w14:textId="77777777" w:rsidR="00D57C60" w:rsidRPr="000F3BC1" w:rsidRDefault="00D57C60" w:rsidP="00385F5E">
            <w:pPr>
              <w:spacing w:line="240" w:lineRule="auto"/>
              <w:jc w:val="center"/>
            </w:pPr>
            <w:r w:rsidRPr="000F3BC1">
              <w:t>SL</w:t>
            </w:r>
          </w:p>
        </w:tc>
      </w:tr>
      <w:tr w:rsidR="00D57C60" w:rsidRPr="000F3BC1" w14:paraId="14C75523" w14:textId="77777777" w:rsidTr="006C720C">
        <w:trPr>
          <w:trHeight w:val="283"/>
        </w:trPr>
        <w:tc>
          <w:tcPr>
            <w:tcW w:w="0" w:type="auto"/>
            <w:vMerge/>
            <w:tcBorders>
              <w:bottom w:val="single" w:sz="4" w:space="0" w:color="auto"/>
            </w:tcBorders>
            <w:vAlign w:val="center"/>
          </w:tcPr>
          <w:p w14:paraId="4A34CB95"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6672EE8A" w14:textId="77777777" w:rsidR="00D57C60" w:rsidRPr="000F3BC1" w:rsidRDefault="00D57C60" w:rsidP="00385F5E">
            <w:pPr>
              <w:spacing w:line="240" w:lineRule="auto"/>
              <w:jc w:val="center"/>
            </w:pPr>
            <w:r w:rsidRPr="000F3BC1">
              <w:t>T4</w:t>
            </w:r>
          </w:p>
        </w:tc>
        <w:tc>
          <w:tcPr>
            <w:tcW w:w="0" w:type="auto"/>
            <w:tcBorders>
              <w:top w:val="nil"/>
              <w:bottom w:val="single" w:sz="4" w:space="0" w:color="auto"/>
            </w:tcBorders>
            <w:vAlign w:val="center"/>
          </w:tcPr>
          <w:p w14:paraId="6236150C" w14:textId="3BF93A1C" w:rsidR="00D57C60" w:rsidRPr="000F3BC1" w:rsidRDefault="006E76B0" w:rsidP="00385F5E">
            <w:pPr>
              <w:spacing w:line="240" w:lineRule="auto"/>
              <w:jc w:val="center"/>
            </w:pPr>
            <w:r>
              <w:t>+M</w:t>
            </w:r>
          </w:p>
        </w:tc>
        <w:tc>
          <w:tcPr>
            <w:tcW w:w="0" w:type="auto"/>
            <w:tcBorders>
              <w:top w:val="nil"/>
              <w:bottom w:val="single" w:sz="4" w:space="0" w:color="auto"/>
            </w:tcBorders>
            <w:vAlign w:val="center"/>
          </w:tcPr>
          <w:p w14:paraId="4FD2634C" w14:textId="0CB91179" w:rsidR="00D57C60" w:rsidRPr="000F3BC1" w:rsidRDefault="00D5096E" w:rsidP="00385F5E">
            <w:pPr>
              <w:spacing w:line="240" w:lineRule="auto"/>
              <w:jc w:val="center"/>
            </w:pPr>
            <w:r>
              <w:t>s</w:t>
            </w:r>
            <w:r w:rsidR="00D57C60" w:rsidRPr="000F3BC1">
              <w:t>ubsoil</w:t>
            </w:r>
          </w:p>
        </w:tc>
        <w:tc>
          <w:tcPr>
            <w:tcW w:w="0" w:type="auto"/>
            <w:tcBorders>
              <w:top w:val="nil"/>
              <w:bottom w:val="single" w:sz="4" w:space="0" w:color="auto"/>
            </w:tcBorders>
            <w:vAlign w:val="bottom"/>
          </w:tcPr>
          <w:p w14:paraId="553830B3" w14:textId="77777777" w:rsidR="00D57C60" w:rsidRPr="000F3BC1" w:rsidRDefault="00D57C60" w:rsidP="00385F5E">
            <w:pPr>
              <w:spacing w:line="240" w:lineRule="auto"/>
              <w:jc w:val="left"/>
            </w:pPr>
            <w:r w:rsidRPr="000F3BC1">
              <w:t>55.2 ± 4.9</w:t>
            </w:r>
          </w:p>
        </w:tc>
        <w:tc>
          <w:tcPr>
            <w:tcW w:w="0" w:type="auto"/>
            <w:tcBorders>
              <w:top w:val="nil"/>
              <w:bottom w:val="single" w:sz="4" w:space="0" w:color="auto"/>
            </w:tcBorders>
            <w:vAlign w:val="bottom"/>
          </w:tcPr>
          <w:p w14:paraId="67B137EA" w14:textId="77777777" w:rsidR="00D57C60" w:rsidRPr="000F3BC1" w:rsidRDefault="00D57C60" w:rsidP="00385F5E">
            <w:pPr>
              <w:spacing w:line="240" w:lineRule="auto"/>
              <w:jc w:val="left"/>
            </w:pPr>
            <w:r w:rsidRPr="000F3BC1">
              <w:t>36.4 ± 4.3</w:t>
            </w:r>
          </w:p>
        </w:tc>
        <w:tc>
          <w:tcPr>
            <w:tcW w:w="1251" w:type="dxa"/>
            <w:tcBorders>
              <w:top w:val="nil"/>
              <w:bottom w:val="single" w:sz="4" w:space="0" w:color="auto"/>
            </w:tcBorders>
            <w:vAlign w:val="bottom"/>
          </w:tcPr>
          <w:p w14:paraId="14BAF3A3" w14:textId="77777777" w:rsidR="00D57C60" w:rsidRPr="000F3BC1" w:rsidRDefault="00D57C60" w:rsidP="00385F5E">
            <w:pPr>
              <w:spacing w:line="240" w:lineRule="auto"/>
              <w:jc w:val="left"/>
            </w:pPr>
            <w:r w:rsidRPr="000F3BC1">
              <w:t>8.4 ± 0.9</w:t>
            </w:r>
          </w:p>
        </w:tc>
        <w:tc>
          <w:tcPr>
            <w:tcW w:w="1020" w:type="dxa"/>
            <w:tcBorders>
              <w:top w:val="nil"/>
              <w:bottom w:val="single" w:sz="4" w:space="0" w:color="auto"/>
            </w:tcBorders>
            <w:vAlign w:val="center"/>
          </w:tcPr>
          <w:p w14:paraId="63216FB5" w14:textId="77777777" w:rsidR="00D57C60" w:rsidRPr="000F3BC1" w:rsidRDefault="00D57C60" w:rsidP="00385F5E">
            <w:pPr>
              <w:spacing w:line="240" w:lineRule="auto"/>
              <w:jc w:val="center"/>
            </w:pPr>
            <w:r w:rsidRPr="000F3BC1">
              <w:t>SL</w:t>
            </w:r>
          </w:p>
        </w:tc>
      </w:tr>
      <w:tr w:rsidR="00D57C60" w:rsidRPr="000F3BC1" w14:paraId="28344F60" w14:textId="77777777" w:rsidTr="006C720C">
        <w:trPr>
          <w:trHeight w:val="283"/>
        </w:trPr>
        <w:tc>
          <w:tcPr>
            <w:tcW w:w="0" w:type="auto"/>
            <w:tcBorders>
              <w:top w:val="single" w:sz="4" w:space="0" w:color="auto"/>
              <w:bottom w:val="single" w:sz="4" w:space="0" w:color="auto"/>
            </w:tcBorders>
            <w:vAlign w:val="center"/>
          </w:tcPr>
          <w:p w14:paraId="3E19E626" w14:textId="77777777" w:rsidR="00D57C60" w:rsidRPr="000F3BC1" w:rsidRDefault="00D57C60" w:rsidP="00385F5E">
            <w:pPr>
              <w:pStyle w:val="MDPI42tablebody"/>
              <w:spacing w:line="240" w:lineRule="auto"/>
            </w:pPr>
          </w:p>
        </w:tc>
        <w:tc>
          <w:tcPr>
            <w:tcW w:w="0" w:type="auto"/>
            <w:tcBorders>
              <w:top w:val="single" w:sz="4" w:space="0" w:color="auto"/>
              <w:bottom w:val="single" w:sz="4" w:space="0" w:color="auto"/>
            </w:tcBorders>
            <w:vAlign w:val="center"/>
          </w:tcPr>
          <w:p w14:paraId="029F0FC2" w14:textId="77777777" w:rsidR="00D57C60" w:rsidRPr="000F3BC1" w:rsidRDefault="00D57C60" w:rsidP="00385F5E">
            <w:pPr>
              <w:pStyle w:val="MDPI42tablebody"/>
              <w:spacing w:line="240" w:lineRule="auto"/>
            </w:pPr>
          </w:p>
        </w:tc>
        <w:tc>
          <w:tcPr>
            <w:tcW w:w="0" w:type="auto"/>
            <w:tcBorders>
              <w:top w:val="single" w:sz="4" w:space="0" w:color="auto"/>
              <w:bottom w:val="single" w:sz="4" w:space="0" w:color="auto"/>
            </w:tcBorders>
            <w:vAlign w:val="center"/>
          </w:tcPr>
          <w:p w14:paraId="2B2C31B0" w14:textId="77777777" w:rsidR="00D57C60" w:rsidRPr="000F3BC1" w:rsidRDefault="00D57C60" w:rsidP="00385F5E">
            <w:pPr>
              <w:pStyle w:val="MDPI42tablebody"/>
              <w:spacing w:line="240" w:lineRule="auto"/>
            </w:pPr>
          </w:p>
        </w:tc>
        <w:tc>
          <w:tcPr>
            <w:tcW w:w="0" w:type="auto"/>
            <w:tcBorders>
              <w:top w:val="single" w:sz="4" w:space="0" w:color="auto"/>
              <w:bottom w:val="single" w:sz="4" w:space="0" w:color="auto"/>
            </w:tcBorders>
            <w:vAlign w:val="center"/>
          </w:tcPr>
          <w:p w14:paraId="597AE6DC" w14:textId="77777777" w:rsidR="00D57C60" w:rsidRPr="000F3BC1" w:rsidRDefault="00D57C60" w:rsidP="00385F5E">
            <w:pPr>
              <w:pStyle w:val="MDPI42tablebody"/>
              <w:spacing w:line="240" w:lineRule="auto"/>
            </w:pPr>
          </w:p>
        </w:tc>
        <w:tc>
          <w:tcPr>
            <w:tcW w:w="0" w:type="auto"/>
            <w:tcBorders>
              <w:top w:val="single" w:sz="4" w:space="0" w:color="auto"/>
              <w:bottom w:val="single" w:sz="4" w:space="0" w:color="auto"/>
            </w:tcBorders>
            <w:vAlign w:val="bottom"/>
          </w:tcPr>
          <w:p w14:paraId="5AF7600F" w14:textId="77777777" w:rsidR="00D57C60" w:rsidRPr="000F3BC1" w:rsidRDefault="00D57C60" w:rsidP="00385F5E">
            <w:pPr>
              <w:pStyle w:val="MDPI42tablebody"/>
              <w:spacing w:line="240" w:lineRule="auto"/>
              <w:jc w:val="left"/>
            </w:pPr>
            <w:r w:rsidRPr="000F3BC1">
              <w:t>53.6 ± 3.0 b</w:t>
            </w:r>
          </w:p>
        </w:tc>
        <w:tc>
          <w:tcPr>
            <w:tcW w:w="0" w:type="auto"/>
            <w:tcBorders>
              <w:top w:val="single" w:sz="4" w:space="0" w:color="auto"/>
              <w:bottom w:val="single" w:sz="4" w:space="0" w:color="auto"/>
            </w:tcBorders>
            <w:vAlign w:val="bottom"/>
          </w:tcPr>
          <w:p w14:paraId="5F2D0CFE" w14:textId="77777777" w:rsidR="00D57C60" w:rsidRPr="000F3BC1" w:rsidRDefault="00D57C60" w:rsidP="00385F5E">
            <w:pPr>
              <w:pStyle w:val="MDPI42tablebody"/>
              <w:spacing w:line="240" w:lineRule="auto"/>
              <w:jc w:val="left"/>
            </w:pPr>
            <w:r w:rsidRPr="000F3BC1">
              <w:t>38.1 ± 2.7 a</w:t>
            </w:r>
          </w:p>
        </w:tc>
        <w:tc>
          <w:tcPr>
            <w:tcW w:w="1251" w:type="dxa"/>
            <w:tcBorders>
              <w:top w:val="single" w:sz="4" w:space="0" w:color="auto"/>
              <w:bottom w:val="single" w:sz="4" w:space="0" w:color="auto"/>
            </w:tcBorders>
            <w:vAlign w:val="bottom"/>
          </w:tcPr>
          <w:p w14:paraId="5E585B8A" w14:textId="77777777" w:rsidR="00D57C60" w:rsidRPr="000F3BC1" w:rsidRDefault="00D57C60" w:rsidP="00385F5E">
            <w:pPr>
              <w:pStyle w:val="MDPI42tablebody"/>
              <w:spacing w:line="240" w:lineRule="auto"/>
              <w:jc w:val="left"/>
            </w:pPr>
            <w:r w:rsidRPr="000F3BC1">
              <w:t>8.3 ± 0.6 a</w:t>
            </w:r>
          </w:p>
        </w:tc>
        <w:tc>
          <w:tcPr>
            <w:tcW w:w="1020" w:type="dxa"/>
            <w:tcBorders>
              <w:top w:val="single" w:sz="4" w:space="0" w:color="auto"/>
              <w:bottom w:val="single" w:sz="4" w:space="0" w:color="auto"/>
            </w:tcBorders>
            <w:vAlign w:val="center"/>
          </w:tcPr>
          <w:p w14:paraId="7EBCB337" w14:textId="77777777" w:rsidR="00D57C60" w:rsidRPr="000F3BC1" w:rsidRDefault="00D57C60" w:rsidP="00385F5E">
            <w:pPr>
              <w:pStyle w:val="MDPI42tablebody"/>
              <w:spacing w:line="240" w:lineRule="auto"/>
            </w:pPr>
            <w:r w:rsidRPr="000F3BC1">
              <w:t>SL</w:t>
            </w:r>
          </w:p>
        </w:tc>
      </w:tr>
    </w:tbl>
    <w:p w14:paraId="79D5DC3B" w14:textId="77777777" w:rsidR="00D57C60" w:rsidRPr="009C0122" w:rsidRDefault="00D57C60" w:rsidP="00D57C60">
      <w:pPr>
        <w:pStyle w:val="MDPI43tablefooter"/>
      </w:pPr>
      <w:r w:rsidRPr="009C0122">
        <w:rPr>
          <w:vertAlign w:val="superscript"/>
        </w:rPr>
        <w:t>a</w:t>
      </w:r>
      <w:r>
        <w:rPr>
          <w:vertAlign w:val="superscript"/>
        </w:rPr>
        <w:t xml:space="preserve"> </w:t>
      </w:r>
      <w:r w:rsidRPr="009C0122">
        <w:t>Different letter between averages of high and low PR areas for the same particle size denote statistically significant differences (p &lt;0.05).</w:t>
      </w:r>
    </w:p>
    <w:p w14:paraId="1D55794B" w14:textId="1C6EB2C8" w:rsidR="00D57C60" w:rsidRPr="00435897" w:rsidRDefault="00D57C60" w:rsidP="00D57C60">
      <w:pPr>
        <w:pStyle w:val="MDPI51figurecaption"/>
        <w:rPr>
          <w:b/>
        </w:rPr>
      </w:pPr>
      <w:r w:rsidRPr="009C0122">
        <w:rPr>
          <w:vertAlign w:val="superscript"/>
        </w:rPr>
        <w:t>b</w:t>
      </w:r>
      <w:r>
        <w:rPr>
          <w:vertAlign w:val="superscript"/>
        </w:rPr>
        <w:t xml:space="preserve"> </w:t>
      </w:r>
      <w:r w:rsidRPr="009C0122">
        <w:t>SL: Sandy loam.</w:t>
      </w:r>
    </w:p>
    <w:p w14:paraId="1A641AF7" w14:textId="6870EA3A" w:rsidR="000A3EDB" w:rsidRDefault="000A3EDB" w:rsidP="000A3EDB">
      <w:pPr>
        <w:pStyle w:val="MDPI23heading3"/>
      </w:pPr>
      <w:r w:rsidRPr="00633E3A">
        <w:t>Bulk Density (BD)</w:t>
      </w:r>
    </w:p>
    <w:p w14:paraId="64DF83ED" w14:textId="7014B6BA" w:rsidR="00F53932" w:rsidRPr="00324A9D" w:rsidRDefault="00F53932" w:rsidP="00F53932">
      <w:pPr>
        <w:pStyle w:val="MDPI31text"/>
        <w:spacing w:after="240"/>
        <w:rPr>
          <w:highlight w:val="yellow"/>
        </w:rPr>
      </w:pPr>
      <w:r w:rsidRPr="00F53932">
        <w:t>BD values in general show great variability, so no significant differences attributable to treatments were obtained (Figure 4). Although a higher BD was expected in places with frequent crossings than in non-crossed areas, this was only true for the high PR areas. Slightly higher values were observed in the subsoil.</w:t>
      </w:r>
      <w:r>
        <w:t xml:space="preserve"> </w:t>
      </w:r>
      <w:r w:rsidRPr="00F53932">
        <w:rPr>
          <w:color w:val="auto"/>
        </w:rPr>
        <w:t>The areas of low PR</w:t>
      </w:r>
      <w:r w:rsidRPr="006C720C">
        <w:rPr>
          <w:color w:val="auto"/>
        </w:rPr>
        <w:t xml:space="preserve"> showed lower values of BD in places with frequent crossing </w:t>
      </w:r>
      <w:r w:rsidR="00925C7D">
        <w:rPr>
          <w:color w:val="auto"/>
        </w:rPr>
        <w:t xml:space="preserve">(+M) </w:t>
      </w:r>
      <w:r w:rsidRPr="006C720C">
        <w:rPr>
          <w:color w:val="auto"/>
        </w:rPr>
        <w:t>compared to places without crossing</w:t>
      </w:r>
      <w:r w:rsidR="00925C7D">
        <w:rPr>
          <w:color w:val="auto"/>
        </w:rPr>
        <w:t xml:space="preserve"> (-M)</w:t>
      </w:r>
      <w:r w:rsidRPr="006C720C">
        <w:rPr>
          <w:color w:val="auto"/>
        </w:rPr>
        <w:t>. However, these values were measured approximately 6 months after tillage, so they were probably higher than those recorded immediately after soil preparation.</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9"/>
      </w:tblGrid>
      <w:tr w:rsidR="00112567" w:rsidRPr="00146CAB" w14:paraId="0807BEC5" w14:textId="77777777" w:rsidTr="00385F5E">
        <w:trPr>
          <w:trHeight w:val="3402"/>
          <w:jc w:val="right"/>
        </w:trPr>
        <w:tc>
          <w:tcPr>
            <w:tcW w:w="0" w:type="auto"/>
          </w:tcPr>
          <w:p w14:paraId="3C0E34AE" w14:textId="77777777" w:rsidR="00112567" w:rsidRPr="00A92BD0" w:rsidRDefault="00112567" w:rsidP="00385F5E">
            <w:pPr>
              <w:spacing w:line="360" w:lineRule="auto"/>
              <w:jc w:val="right"/>
              <w:rPr>
                <w:b/>
                <w:szCs w:val="22"/>
              </w:rPr>
            </w:pPr>
            <w:r>
              <w:drawing>
                <wp:inline distT="0" distB="0" distL="0" distR="0" wp14:anchorId="07E45BC3" wp14:editId="61139540">
                  <wp:extent cx="432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20000" cy="2160000"/>
                          </a:xfrm>
                          <a:prstGeom prst="rect">
                            <a:avLst/>
                          </a:prstGeom>
                          <a:noFill/>
                          <a:ln>
                            <a:noFill/>
                          </a:ln>
                        </pic:spPr>
                      </pic:pic>
                    </a:graphicData>
                  </a:graphic>
                </wp:inline>
              </w:drawing>
            </w:r>
          </w:p>
        </w:tc>
      </w:tr>
    </w:tbl>
    <w:p w14:paraId="2C2E50F4" w14:textId="40AB3A35" w:rsidR="00112567" w:rsidRDefault="00112567" w:rsidP="00112567">
      <w:pPr>
        <w:pStyle w:val="MDPI51figurecaption"/>
        <w:rPr>
          <w:bCs/>
        </w:rPr>
      </w:pPr>
      <w:r w:rsidRPr="00F74F00">
        <w:rPr>
          <w:b/>
        </w:rPr>
        <w:t xml:space="preserve">Figure 4. </w:t>
      </w:r>
      <w:r w:rsidRPr="00F74F00">
        <w:rPr>
          <w:bCs/>
        </w:rPr>
        <w:t>Bulk density (BD) depending on the treatments of the study. Average ± standard deviation values. There were no statistically significant differences (p&gt; 0</w:t>
      </w:r>
      <w:r>
        <w:rPr>
          <w:bCs/>
        </w:rPr>
        <w:t>.</w:t>
      </w:r>
      <w:r w:rsidRPr="00F74F00">
        <w:rPr>
          <w:bCs/>
        </w:rPr>
        <w:t>05).</w:t>
      </w:r>
    </w:p>
    <w:p w14:paraId="715E7E2D" w14:textId="781A8629" w:rsidR="0015288B" w:rsidRDefault="0015288B" w:rsidP="003B2F62">
      <w:pPr>
        <w:pStyle w:val="MDPI23heading3"/>
      </w:pPr>
      <w:r w:rsidRPr="003B2F62">
        <w:t>Soil Organic Matter (OM)</w:t>
      </w:r>
    </w:p>
    <w:p w14:paraId="2BFC9655" w14:textId="0EBBDD0B" w:rsidR="003B2F62" w:rsidRPr="006C720C" w:rsidRDefault="003B2F62" w:rsidP="006C720C">
      <w:pPr>
        <w:pStyle w:val="MDPI51figurecaption"/>
        <w:ind w:firstLine="452"/>
        <w:rPr>
          <w:b/>
          <w:bCs/>
        </w:rPr>
      </w:pPr>
      <w:r w:rsidRPr="006C720C">
        <w:rPr>
          <w:sz w:val="20"/>
        </w:rPr>
        <w:lastRenderedPageBreak/>
        <w:t>In this study, OM contents differed between the treatments in different PR zones (Figure 5</w:t>
      </w:r>
      <w:r w:rsidR="00D84462" w:rsidRPr="006C720C">
        <w:rPr>
          <w:sz w:val="20"/>
        </w:rPr>
        <w:t>)</w:t>
      </w:r>
      <w:r w:rsidRPr="006C720C">
        <w:rPr>
          <w:sz w:val="20"/>
        </w:rPr>
        <w:t>.</w:t>
      </w:r>
      <w:r w:rsidR="00777D6D" w:rsidRPr="006C720C">
        <w:rPr>
          <w:sz w:val="20"/>
        </w:rPr>
        <w:t xml:space="preserve"> </w:t>
      </w:r>
      <w:r w:rsidR="00103646" w:rsidRPr="006C720C">
        <w:rPr>
          <w:sz w:val="20"/>
        </w:rPr>
        <w:t xml:space="preserve">When comparing high and low PR areas, the high PR sector showed a lower level of OM of 1.78 </w:t>
      </w:r>
      <w:r w:rsidR="00103646" w:rsidRPr="006C720C">
        <w:rPr>
          <w:rFonts w:hint="eastAsia"/>
          <w:sz w:val="20"/>
        </w:rPr>
        <w:t>±</w:t>
      </w:r>
      <w:r w:rsidR="00103646" w:rsidRPr="006C720C">
        <w:rPr>
          <w:sz w:val="20"/>
        </w:rPr>
        <w:t xml:space="preserve"> 0.48% than the low PR area with 2.23 </w:t>
      </w:r>
      <w:r w:rsidR="00103646" w:rsidRPr="006C720C">
        <w:rPr>
          <w:rFonts w:hint="eastAsia"/>
          <w:sz w:val="20"/>
        </w:rPr>
        <w:t>±</w:t>
      </w:r>
      <w:r w:rsidR="00103646" w:rsidRPr="006C720C">
        <w:rPr>
          <w:sz w:val="20"/>
        </w:rPr>
        <w:t xml:space="preserve"> 0.30% (α ≤ 0.05). On average, the low PR area had 0.45% more OM than the high PR site, equivalent to approximately 22 Mg ha</w:t>
      </w:r>
      <w:r w:rsidR="00103646" w:rsidRPr="006C720C">
        <w:rPr>
          <w:sz w:val="20"/>
          <w:vertAlign w:val="superscript"/>
        </w:rPr>
        <w:t>-1</w:t>
      </w:r>
      <w:r w:rsidR="00103646" w:rsidRPr="006C720C">
        <w:rPr>
          <w:sz w:val="20"/>
        </w:rPr>
        <w:t xml:space="preserve"> organic C between 0 - 40 cm depth. </w:t>
      </w:r>
      <w:r w:rsidR="00777D6D" w:rsidRPr="006C720C">
        <w:rPr>
          <w:sz w:val="20"/>
        </w:rPr>
        <w:t xml:space="preserve">At the study site, practices of incorporation of crop residues are frequently carried out, and mechanical </w:t>
      </w:r>
      <w:r w:rsidR="00D84462" w:rsidRPr="006C720C">
        <w:rPr>
          <w:sz w:val="20"/>
        </w:rPr>
        <w:t>chipping</w:t>
      </w:r>
      <w:r w:rsidR="00777D6D" w:rsidRPr="006C720C">
        <w:rPr>
          <w:sz w:val="20"/>
        </w:rPr>
        <w:t xml:space="preserve"> has replaced the burning of stubble. However, in the present study, the recorded contents of OM did not show great variability among treatments and presented levels which are considered as low (&lt;2.5%)</w:t>
      </w:r>
      <w:r w:rsidR="00103646" w:rsidRPr="006C720C">
        <w:rPr>
          <w:sz w:val="20"/>
        </w:rPr>
        <w:t>.</w:t>
      </w:r>
    </w:p>
    <w:p w14:paraId="59BE9191" w14:textId="77777777" w:rsidR="0015288B" w:rsidRDefault="0015288B" w:rsidP="0015288B">
      <w:pPr>
        <w:pStyle w:val="MDPI23heading3"/>
        <w:jc w:val="center"/>
        <w:outlineLvl w:val="9"/>
      </w:pPr>
      <w:r>
        <w:rPr>
          <w:noProof/>
        </w:rPr>
        <w:drawing>
          <wp:inline distT="0" distB="0" distL="0" distR="0" wp14:anchorId="6E49E2A6" wp14:editId="4C26D4DD">
            <wp:extent cx="432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20000" cy="2160000"/>
                    </a:xfrm>
                    <a:prstGeom prst="rect">
                      <a:avLst/>
                    </a:prstGeom>
                    <a:noFill/>
                    <a:ln>
                      <a:noFill/>
                    </a:ln>
                  </pic:spPr>
                </pic:pic>
              </a:graphicData>
            </a:graphic>
          </wp:inline>
        </w:drawing>
      </w:r>
      <w:r>
        <w:rPr>
          <w:noProof/>
        </w:rPr>
        <w:t xml:space="preserve"> </w:t>
      </w:r>
    </w:p>
    <w:p w14:paraId="7EE33A8B" w14:textId="360D264B" w:rsidR="0015288B" w:rsidRDefault="0015288B" w:rsidP="0015288B">
      <w:pPr>
        <w:pStyle w:val="MDPI51figurecaption"/>
        <w:rPr>
          <w:bCs/>
        </w:rPr>
      </w:pPr>
      <w:r w:rsidRPr="00D86D5C">
        <w:rPr>
          <w:b/>
        </w:rPr>
        <w:t xml:space="preserve">Figure 5. </w:t>
      </w:r>
      <w:r w:rsidRPr="00D86D5C">
        <w:rPr>
          <w:bCs/>
        </w:rPr>
        <w:t>Organic matter content (OM in %) as a function of position and depth. Average ± standard deviation values. In each zone, there were no statistically significant differences (p&gt; 0.05) between treatments.</w:t>
      </w:r>
    </w:p>
    <w:p w14:paraId="0C202090" w14:textId="77777777" w:rsidR="00F161ED" w:rsidRPr="00BB6444" w:rsidRDefault="00F161ED" w:rsidP="00F161ED">
      <w:pPr>
        <w:pStyle w:val="MDPI22heading2"/>
        <w:spacing w:before="240"/>
      </w:pPr>
      <w:r w:rsidRPr="00BB6444">
        <w:t>Hydraulic Functionality of the Soil</w:t>
      </w:r>
    </w:p>
    <w:p w14:paraId="478DF1E7" w14:textId="3C2D98D3" w:rsidR="00F161ED" w:rsidRDefault="00F161ED" w:rsidP="00F161ED">
      <w:pPr>
        <w:pStyle w:val="MDPI23heading3"/>
      </w:pPr>
      <w:r w:rsidRPr="00BB6444">
        <w:t>Unsaturated Hydraulic Conductivity (</w:t>
      </w:r>
      <w:proofErr w:type="spellStart"/>
      <w:r w:rsidRPr="00BB6444">
        <w:t>K</w:t>
      </w:r>
      <w:r>
        <w:rPr>
          <w:vertAlign w:val="subscript"/>
        </w:rPr>
        <w:t>h</w:t>
      </w:r>
      <w:proofErr w:type="spellEnd"/>
      <w:r w:rsidRPr="00BB6444">
        <w:t>)</w:t>
      </w:r>
    </w:p>
    <w:p w14:paraId="3C4CA674" w14:textId="28D644E7" w:rsidR="005E59DE" w:rsidRPr="00D54D62" w:rsidRDefault="00621DD9" w:rsidP="006C720C">
      <w:pPr>
        <w:pStyle w:val="MDPI31text"/>
        <w:spacing w:after="240"/>
        <w:rPr>
          <w:bCs/>
          <w:szCs w:val="20"/>
        </w:rPr>
      </w:pPr>
      <w:r>
        <w:fldChar w:fldCharType="begin"/>
      </w:r>
      <w:r w:rsidR="00FB5D05">
        <w:instrText xml:space="preserve"> ADDIN EN.CITE &lt;EndNote&gt;&lt;Cite AuthorYear="1"&gt;&lt;Author&gt;Casanova&lt;/Author&gt;&lt;Year&gt;2000&lt;/Year&gt;&lt;RecNum&gt;11&lt;/RecNum&gt;&lt;DisplayText&gt;&lt;style size="10"&gt;Casanova&lt;/style&gt;&lt;style face="italic" size="10"&gt;, et al.&lt;/style&gt;&lt;style size="10"&gt; [36]&lt;/style&gt;&lt;/DisplayText&gt;&lt;record&gt;&lt;rec-number&gt;11&lt;/rec-number&gt;&lt;foreign-keys&gt;&lt;key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fldChar w:fldCharType="separate"/>
      </w:r>
      <w:r w:rsidR="00FB5D05">
        <w:rPr>
          <w:noProof/>
        </w:rPr>
        <w:t>Casanova</w:t>
      </w:r>
      <w:r w:rsidR="00FB5D05" w:rsidRPr="00FB5D05">
        <w:rPr>
          <w:i/>
          <w:noProof/>
        </w:rPr>
        <w:t>, et al.</w:t>
      </w:r>
      <w:r w:rsidR="00FB5D05">
        <w:rPr>
          <w:noProof/>
        </w:rPr>
        <w:t xml:space="preserve"> [36]</w:t>
      </w:r>
      <w:r>
        <w:fldChar w:fldCharType="end"/>
      </w:r>
      <w:r w:rsidR="00280065" w:rsidRPr="006C720C">
        <w:t xml:space="preserve"> proposed to describe the behavior of the </w:t>
      </w:r>
      <w:proofErr w:type="spellStart"/>
      <w:r w:rsidR="00280065" w:rsidRPr="006C720C">
        <w:t>K</w:t>
      </w:r>
      <w:r w:rsidR="00280065" w:rsidRPr="006C720C">
        <w:rPr>
          <w:vertAlign w:val="subscript"/>
        </w:rPr>
        <w:t>h</w:t>
      </w:r>
      <w:proofErr w:type="spellEnd"/>
      <w:r w:rsidR="00280065" w:rsidRPr="006C720C">
        <w:t xml:space="preserve"> as function of the water pressure with an adjustment of two straight lines: a first one describing the behavior of </w:t>
      </w:r>
      <w:proofErr w:type="spellStart"/>
      <w:r w:rsidR="00280065" w:rsidRPr="006C720C">
        <w:t>K</w:t>
      </w:r>
      <w:r w:rsidR="00280065" w:rsidRPr="006C720C">
        <w:rPr>
          <w:vertAlign w:val="subscript"/>
        </w:rPr>
        <w:t>h</w:t>
      </w:r>
      <w:proofErr w:type="spellEnd"/>
      <w:r w:rsidR="00280065" w:rsidRPr="006C720C">
        <w:t xml:space="preserve"> close to the minimum size of mesopores and a second line describing the behavior close to saturation, associated to macropores, the latter being more pronounced in clay soils. In the present study, given the textural class of the soil and the low water supply pressures, the behavior within the first section of rectilinear </w:t>
      </w:r>
      <w:r w:rsidR="00280065" w:rsidRPr="007D495B">
        <w:t xml:space="preserve">character was considered </w:t>
      </w:r>
      <w:r w:rsidR="00280065" w:rsidRPr="006C720C">
        <w:t xml:space="preserve">(Figure 6), which allows </w:t>
      </w:r>
      <w:r w:rsidR="00280065" w:rsidRPr="007D495B">
        <w:t xml:space="preserve">extrapolating </w:t>
      </w:r>
      <w:r w:rsidR="00280065" w:rsidRPr="006C720C">
        <w:t>the saturated hydraulic conductivity (K</w:t>
      </w:r>
      <w:r w:rsidR="00280065" w:rsidRPr="006C720C">
        <w:rPr>
          <w:vertAlign w:val="subscript"/>
        </w:rPr>
        <w:t>sat</w:t>
      </w:r>
      <w:r w:rsidR="00280065" w:rsidRPr="006C720C">
        <w:t>) to the value of zero pressure by linear adjustment (Table 2).</w:t>
      </w:r>
    </w:p>
    <w:p w14:paraId="2A5CF4FF" w14:textId="77777777" w:rsidR="00F161ED" w:rsidRDefault="00F161ED" w:rsidP="00F161ED">
      <w:pPr>
        <w:pStyle w:val="MDPI51figurecaption"/>
        <w:rPr>
          <w:b/>
        </w:rPr>
      </w:pPr>
      <w:r>
        <w:rPr>
          <w:noProof/>
        </w:rPr>
        <w:drawing>
          <wp:inline distT="0" distB="0" distL="0" distR="0" wp14:anchorId="7FDB019C" wp14:editId="38B01B1F">
            <wp:extent cx="4752000" cy="237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52000" cy="2376000"/>
                    </a:xfrm>
                    <a:prstGeom prst="rect">
                      <a:avLst/>
                    </a:prstGeom>
                    <a:noFill/>
                    <a:ln>
                      <a:noFill/>
                    </a:ln>
                  </pic:spPr>
                </pic:pic>
              </a:graphicData>
            </a:graphic>
          </wp:inline>
        </w:drawing>
      </w:r>
    </w:p>
    <w:p w14:paraId="4B2FB261" w14:textId="48E772A9" w:rsidR="00F161ED" w:rsidRDefault="00F161ED" w:rsidP="00F161ED">
      <w:pPr>
        <w:pStyle w:val="MDPI51figurecaption"/>
        <w:rPr>
          <w:bCs/>
        </w:rPr>
      </w:pPr>
      <w:r w:rsidRPr="00BB6444">
        <w:rPr>
          <w:b/>
        </w:rPr>
        <w:lastRenderedPageBreak/>
        <w:t>Figure 6.</w:t>
      </w:r>
      <w:r w:rsidRPr="00BB6444">
        <w:rPr>
          <w:bCs/>
        </w:rPr>
        <w:t xml:space="preserve"> Unsaturated hydraulic conductivity (</w:t>
      </w:r>
      <w:proofErr w:type="spellStart"/>
      <w:r w:rsidRPr="00BB6444">
        <w:rPr>
          <w:bCs/>
        </w:rPr>
        <w:t>K</w:t>
      </w:r>
      <w:r w:rsidRPr="00181751">
        <w:rPr>
          <w:bCs/>
          <w:vertAlign w:val="subscript"/>
        </w:rPr>
        <w:t>h</w:t>
      </w:r>
      <w:proofErr w:type="spellEnd"/>
      <w:r w:rsidRPr="00BB6444">
        <w:rPr>
          <w:bCs/>
        </w:rPr>
        <w:t>) measured in the soil at pressures of 1</w:t>
      </w:r>
      <w:r>
        <w:rPr>
          <w:bCs/>
        </w:rPr>
        <w:t>00</w:t>
      </w:r>
      <w:r w:rsidRPr="00BB6444">
        <w:rPr>
          <w:bCs/>
        </w:rPr>
        <w:t>, 2</w:t>
      </w:r>
      <w:r>
        <w:rPr>
          <w:bCs/>
        </w:rPr>
        <w:t>00</w:t>
      </w:r>
      <w:r w:rsidRPr="00BB6444">
        <w:rPr>
          <w:bCs/>
        </w:rPr>
        <w:t>, 4</w:t>
      </w:r>
      <w:r>
        <w:rPr>
          <w:bCs/>
        </w:rPr>
        <w:t>00</w:t>
      </w:r>
      <w:r w:rsidRPr="00BB6444">
        <w:rPr>
          <w:bCs/>
        </w:rPr>
        <w:t xml:space="preserve"> and 6</w:t>
      </w:r>
      <w:r>
        <w:rPr>
          <w:bCs/>
        </w:rPr>
        <w:t>00</w:t>
      </w:r>
      <w:r w:rsidRPr="00BB6444">
        <w:rPr>
          <w:bCs/>
        </w:rPr>
        <w:t xml:space="preserve"> Pa. Figure (A) corresponds to the High PR area and (B) to the Low PR zone. The legend applies to both figures. Note the scale change of the Y axis.</w:t>
      </w:r>
    </w:p>
    <w:p w14:paraId="72269E6D" w14:textId="213CAA33" w:rsidR="00D54D62" w:rsidRDefault="00D54D62" w:rsidP="006C720C">
      <w:pPr>
        <w:pStyle w:val="MDPI51figurecaption"/>
        <w:ind w:firstLine="452"/>
        <w:rPr>
          <w:bCs/>
        </w:rPr>
      </w:pPr>
      <w:r w:rsidRPr="00324A9D">
        <w:rPr>
          <w:bCs/>
          <w:sz w:val="20"/>
        </w:rPr>
        <w:t xml:space="preserve">The average </w:t>
      </w:r>
      <w:proofErr w:type="spellStart"/>
      <w:r w:rsidR="0084207A" w:rsidRPr="00324A9D">
        <w:rPr>
          <w:bCs/>
          <w:sz w:val="20"/>
        </w:rPr>
        <w:t>K</w:t>
      </w:r>
      <w:r w:rsidR="0084207A" w:rsidRPr="00324A9D">
        <w:rPr>
          <w:bCs/>
          <w:sz w:val="20"/>
          <w:vertAlign w:val="subscript"/>
        </w:rPr>
        <w:t>h</w:t>
      </w:r>
      <w:proofErr w:type="spellEnd"/>
      <w:r w:rsidR="0084207A" w:rsidRPr="00324A9D">
        <w:rPr>
          <w:bCs/>
          <w:sz w:val="20"/>
        </w:rPr>
        <w:t xml:space="preserve"> </w:t>
      </w:r>
      <w:r w:rsidRPr="00324A9D">
        <w:rPr>
          <w:bCs/>
          <w:sz w:val="20"/>
        </w:rPr>
        <w:t xml:space="preserve">obtained in the field, showed that </w:t>
      </w:r>
      <w:r w:rsidR="0084207A">
        <w:rPr>
          <w:bCs/>
          <w:sz w:val="20"/>
        </w:rPr>
        <w:t>it</w:t>
      </w:r>
      <w:r w:rsidRPr="00324A9D">
        <w:rPr>
          <w:bCs/>
          <w:sz w:val="20"/>
        </w:rPr>
        <w:t xml:space="preserve"> was greater in the subsoil than in the topsoil, </w:t>
      </w:r>
      <w:r w:rsidRPr="00D54D62">
        <w:rPr>
          <w:bCs/>
          <w:sz w:val="20"/>
        </w:rPr>
        <w:t xml:space="preserve">as there is a higher sand content at depth </w:t>
      </w:r>
      <w:r w:rsidRPr="00324A9D">
        <w:rPr>
          <w:bCs/>
          <w:sz w:val="20"/>
        </w:rPr>
        <w:t>(Table 1). In addition, at the time of taking the measurements, the formation of a laminar layer of fine particles that sealed the soil against the entry of water was observed on the surface</w:t>
      </w:r>
      <w:r w:rsidRPr="00D54D62">
        <w:rPr>
          <w:bCs/>
          <w:sz w:val="20"/>
        </w:rPr>
        <w:t>.</w:t>
      </w:r>
    </w:p>
    <w:p w14:paraId="1F292FF7" w14:textId="3C1CD719" w:rsidR="00CD2194" w:rsidRPr="00B91650" w:rsidRDefault="00CD2194" w:rsidP="00CD2194">
      <w:pPr>
        <w:pStyle w:val="MDPI41tablecaption"/>
        <w:rPr>
          <w:b/>
        </w:rPr>
      </w:pPr>
      <w:r w:rsidRPr="00A92BD0">
        <w:rPr>
          <w:b/>
        </w:rPr>
        <w:t>Table 2.</w:t>
      </w:r>
      <w:r w:rsidRPr="00B91650">
        <w:rPr>
          <w:b/>
        </w:rPr>
        <w:t xml:space="preserve"> </w:t>
      </w:r>
      <w:r w:rsidR="009F42FA">
        <w:rPr>
          <w:bCs/>
        </w:rPr>
        <w:t xml:space="preserve">Linear </w:t>
      </w:r>
      <w:r w:rsidR="00E54C92">
        <w:rPr>
          <w:bCs/>
        </w:rPr>
        <w:t>model</w:t>
      </w:r>
      <w:r w:rsidR="009F42FA">
        <w:rPr>
          <w:bCs/>
        </w:rPr>
        <w:t xml:space="preserve"> and its coefficients for</w:t>
      </w:r>
      <w:r w:rsidRPr="00B91650">
        <w:rPr>
          <w:bCs/>
        </w:rPr>
        <w:t xml:space="preserve"> unsaturated hydraulic conductivity (</w:t>
      </w:r>
      <w:proofErr w:type="spellStart"/>
      <w:r w:rsidRPr="00B91650">
        <w:rPr>
          <w:bCs/>
        </w:rPr>
        <w:t>K</w:t>
      </w:r>
      <w:r w:rsidRPr="00B91650">
        <w:rPr>
          <w:bCs/>
          <w:vertAlign w:val="subscript"/>
        </w:rPr>
        <w:t>h</w:t>
      </w:r>
      <w:proofErr w:type="spellEnd"/>
      <w:r w:rsidRPr="00B91650">
        <w:rPr>
          <w:bCs/>
        </w:rPr>
        <w:t xml:space="preserve">) as a function of the supply pressure (Pa) for the averages of the replicates. Different letters </w:t>
      </w:r>
      <w:r w:rsidR="00E54C92">
        <w:rPr>
          <w:bCs/>
        </w:rPr>
        <w:t>indicate</w:t>
      </w:r>
      <w:r w:rsidRPr="00B91650">
        <w:rPr>
          <w:bCs/>
        </w:rPr>
        <w:t xml:space="preserve"> statistically significant differences (</w:t>
      </w:r>
      <w:r w:rsidRPr="00B91650">
        <w:rPr>
          <w:bCs/>
          <w:i/>
          <w:iCs/>
        </w:rPr>
        <w:t>p</w:t>
      </w:r>
      <w:r w:rsidRPr="00B91650">
        <w:rPr>
          <w:bCs/>
        </w:rPr>
        <w:t xml:space="preserve"> &lt;0.05) according to t-test.</w:t>
      </w:r>
    </w:p>
    <w:tbl>
      <w:tblPr>
        <w:tblW w:w="7872" w:type="dxa"/>
        <w:tblInd w:w="2618" w:type="dxa"/>
        <w:tblLook w:val="00A0" w:firstRow="1" w:lastRow="0" w:firstColumn="1" w:lastColumn="0" w:noHBand="0" w:noVBand="0"/>
      </w:tblPr>
      <w:tblGrid>
        <w:gridCol w:w="683"/>
        <w:gridCol w:w="744"/>
        <w:gridCol w:w="972"/>
        <w:gridCol w:w="1079"/>
        <w:gridCol w:w="2126"/>
        <w:gridCol w:w="978"/>
        <w:gridCol w:w="1290"/>
      </w:tblGrid>
      <w:tr w:rsidR="00CD2194" w:rsidRPr="00A92BD0" w14:paraId="17EE50E4" w14:textId="77777777" w:rsidTr="00385F5E">
        <w:tc>
          <w:tcPr>
            <w:tcW w:w="0" w:type="auto"/>
            <w:tcBorders>
              <w:top w:val="single" w:sz="4" w:space="0" w:color="auto"/>
            </w:tcBorders>
          </w:tcPr>
          <w:p w14:paraId="0A21E2B6"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Zone</w:t>
            </w:r>
          </w:p>
        </w:tc>
        <w:tc>
          <w:tcPr>
            <w:tcW w:w="0" w:type="auto"/>
            <w:tcBorders>
              <w:top w:val="single" w:sz="4" w:space="0" w:color="auto"/>
            </w:tcBorders>
          </w:tcPr>
          <w:p w14:paraId="51031AA3"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Treat.</w:t>
            </w:r>
          </w:p>
        </w:tc>
        <w:tc>
          <w:tcPr>
            <w:tcW w:w="0" w:type="auto"/>
            <w:tcBorders>
              <w:top w:val="single" w:sz="4" w:space="0" w:color="auto"/>
            </w:tcBorders>
          </w:tcPr>
          <w:p w14:paraId="7F21B3BB"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Position</w:t>
            </w:r>
          </w:p>
        </w:tc>
        <w:tc>
          <w:tcPr>
            <w:tcW w:w="1079" w:type="dxa"/>
            <w:tcBorders>
              <w:top w:val="single" w:sz="4" w:space="0" w:color="auto"/>
            </w:tcBorders>
          </w:tcPr>
          <w:p w14:paraId="4AF908F1"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Depth.</w:t>
            </w:r>
          </w:p>
        </w:tc>
        <w:tc>
          <w:tcPr>
            <w:tcW w:w="2126" w:type="dxa"/>
            <w:tcBorders>
              <w:top w:val="single" w:sz="4" w:space="0" w:color="auto"/>
            </w:tcBorders>
          </w:tcPr>
          <w:p w14:paraId="4ED8D0B4"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K</w:t>
            </w:r>
            <w:r w:rsidRPr="00B91650">
              <w:rPr>
                <w:b/>
                <w:bCs/>
                <w:kern w:val="24"/>
                <w:szCs w:val="22"/>
                <w:vertAlign w:val="subscript"/>
                <w:lang w:val="es-ES_tradnl"/>
              </w:rPr>
              <w:t>h</w:t>
            </w:r>
          </w:p>
        </w:tc>
        <w:tc>
          <w:tcPr>
            <w:tcW w:w="978" w:type="dxa"/>
            <w:tcBorders>
              <w:top w:val="single" w:sz="4" w:space="0" w:color="auto"/>
            </w:tcBorders>
          </w:tcPr>
          <w:p w14:paraId="6ECB6A58"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P- Value</w:t>
            </w:r>
          </w:p>
        </w:tc>
        <w:tc>
          <w:tcPr>
            <w:tcW w:w="1290" w:type="dxa"/>
            <w:tcBorders>
              <w:top w:val="single" w:sz="4" w:space="0" w:color="auto"/>
            </w:tcBorders>
          </w:tcPr>
          <w:p w14:paraId="0CBBB3D3" w14:textId="77777777" w:rsidR="00CD2194" w:rsidRPr="00A92BD0" w:rsidRDefault="00CD2194" w:rsidP="00385F5E">
            <w:pPr>
              <w:spacing w:line="240" w:lineRule="auto"/>
              <w:jc w:val="center"/>
              <w:rPr>
                <w:b/>
                <w:bCs/>
                <w:kern w:val="24"/>
                <w:szCs w:val="22"/>
                <w:lang w:val="es-ES_tradnl"/>
              </w:rPr>
            </w:pPr>
            <w:r w:rsidRPr="00A92BD0">
              <w:rPr>
                <w:b/>
                <w:bCs/>
                <w:i/>
                <w:kern w:val="24"/>
                <w:szCs w:val="22"/>
                <w:lang w:val="es-ES_tradnl"/>
              </w:rPr>
              <w:t>t</w:t>
            </w:r>
            <w:r w:rsidRPr="00A92BD0">
              <w:rPr>
                <w:b/>
                <w:bCs/>
                <w:kern w:val="24"/>
                <w:szCs w:val="22"/>
                <w:lang w:val="es-ES_tradnl"/>
              </w:rPr>
              <w:t>-test</w:t>
            </w:r>
          </w:p>
        </w:tc>
      </w:tr>
      <w:tr w:rsidR="00CD2194" w:rsidRPr="00A92BD0" w14:paraId="1D2564B7" w14:textId="77777777" w:rsidTr="00385F5E">
        <w:tc>
          <w:tcPr>
            <w:tcW w:w="0" w:type="auto"/>
            <w:tcBorders>
              <w:bottom w:val="single" w:sz="4" w:space="0" w:color="auto"/>
            </w:tcBorders>
          </w:tcPr>
          <w:p w14:paraId="2CA1E6E3" w14:textId="77777777" w:rsidR="00CD2194" w:rsidRPr="00A92BD0" w:rsidRDefault="00CD2194" w:rsidP="00385F5E">
            <w:pPr>
              <w:spacing w:line="240" w:lineRule="auto"/>
              <w:jc w:val="center"/>
              <w:rPr>
                <w:b/>
                <w:bCs/>
                <w:kern w:val="24"/>
                <w:szCs w:val="22"/>
                <w:lang w:val="es-ES_tradnl"/>
              </w:rPr>
            </w:pPr>
          </w:p>
        </w:tc>
        <w:tc>
          <w:tcPr>
            <w:tcW w:w="0" w:type="auto"/>
            <w:tcBorders>
              <w:bottom w:val="single" w:sz="4" w:space="0" w:color="auto"/>
            </w:tcBorders>
          </w:tcPr>
          <w:p w14:paraId="5A2364CF" w14:textId="77777777" w:rsidR="00CD2194" w:rsidRPr="00A92BD0" w:rsidRDefault="00CD2194" w:rsidP="00385F5E">
            <w:pPr>
              <w:spacing w:line="240" w:lineRule="auto"/>
              <w:jc w:val="center"/>
              <w:rPr>
                <w:b/>
                <w:bCs/>
                <w:kern w:val="24"/>
                <w:szCs w:val="22"/>
                <w:lang w:val="es-ES_tradnl"/>
              </w:rPr>
            </w:pPr>
          </w:p>
        </w:tc>
        <w:tc>
          <w:tcPr>
            <w:tcW w:w="0" w:type="auto"/>
            <w:tcBorders>
              <w:bottom w:val="single" w:sz="4" w:space="0" w:color="auto"/>
            </w:tcBorders>
          </w:tcPr>
          <w:p w14:paraId="1ADF4AF1" w14:textId="77777777" w:rsidR="00CD2194" w:rsidRPr="00A92BD0" w:rsidRDefault="00CD2194" w:rsidP="00385F5E">
            <w:pPr>
              <w:spacing w:line="240" w:lineRule="auto"/>
              <w:jc w:val="center"/>
              <w:rPr>
                <w:b/>
                <w:bCs/>
                <w:kern w:val="24"/>
                <w:szCs w:val="22"/>
                <w:lang w:val="es-ES_tradnl"/>
              </w:rPr>
            </w:pPr>
          </w:p>
        </w:tc>
        <w:tc>
          <w:tcPr>
            <w:tcW w:w="1079" w:type="dxa"/>
            <w:tcBorders>
              <w:bottom w:val="single" w:sz="4" w:space="0" w:color="auto"/>
            </w:tcBorders>
          </w:tcPr>
          <w:p w14:paraId="034ACF0E" w14:textId="77777777" w:rsidR="00CD2194" w:rsidRPr="00A92BD0" w:rsidRDefault="00CD2194" w:rsidP="00385F5E">
            <w:pPr>
              <w:spacing w:line="240" w:lineRule="auto"/>
              <w:jc w:val="center"/>
              <w:rPr>
                <w:b/>
                <w:bCs/>
                <w:kern w:val="24"/>
                <w:szCs w:val="22"/>
                <w:lang w:val="es-ES_tradnl"/>
              </w:rPr>
            </w:pPr>
          </w:p>
        </w:tc>
        <w:tc>
          <w:tcPr>
            <w:tcW w:w="2126" w:type="dxa"/>
            <w:tcBorders>
              <w:bottom w:val="single" w:sz="4" w:space="0" w:color="auto"/>
            </w:tcBorders>
          </w:tcPr>
          <w:p w14:paraId="67F5F4D8"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(cm min</w:t>
            </w:r>
            <w:r w:rsidRPr="00A92BD0">
              <w:rPr>
                <w:b/>
                <w:bCs/>
                <w:kern w:val="24"/>
                <w:szCs w:val="22"/>
                <w:vertAlign w:val="superscript"/>
                <w:lang w:val="es-ES_tradnl"/>
              </w:rPr>
              <w:t>-1</w:t>
            </w:r>
            <w:r w:rsidRPr="00A92BD0">
              <w:rPr>
                <w:b/>
                <w:bCs/>
                <w:kern w:val="24"/>
                <w:szCs w:val="22"/>
                <w:lang w:val="es-ES_tradnl"/>
              </w:rPr>
              <w:t>)</w:t>
            </w:r>
          </w:p>
        </w:tc>
        <w:tc>
          <w:tcPr>
            <w:tcW w:w="978" w:type="dxa"/>
            <w:tcBorders>
              <w:bottom w:val="single" w:sz="4" w:space="0" w:color="auto"/>
            </w:tcBorders>
          </w:tcPr>
          <w:p w14:paraId="61BEFB7B" w14:textId="77777777" w:rsidR="00CD2194" w:rsidRPr="00A92BD0" w:rsidRDefault="00CD2194" w:rsidP="00385F5E">
            <w:pPr>
              <w:spacing w:line="240" w:lineRule="auto"/>
              <w:jc w:val="center"/>
              <w:rPr>
                <w:b/>
                <w:bCs/>
                <w:kern w:val="24"/>
                <w:szCs w:val="22"/>
                <w:lang w:val="es-ES_tradnl"/>
              </w:rPr>
            </w:pPr>
          </w:p>
        </w:tc>
        <w:tc>
          <w:tcPr>
            <w:tcW w:w="1290" w:type="dxa"/>
            <w:tcBorders>
              <w:bottom w:val="single" w:sz="4" w:space="0" w:color="auto"/>
            </w:tcBorders>
          </w:tcPr>
          <w:p w14:paraId="76C27592" w14:textId="77777777" w:rsidR="00CD2194" w:rsidRPr="00A92BD0" w:rsidRDefault="00CD2194" w:rsidP="00385F5E">
            <w:pPr>
              <w:spacing w:line="240" w:lineRule="auto"/>
              <w:jc w:val="center"/>
              <w:rPr>
                <w:b/>
                <w:bCs/>
                <w:kern w:val="24"/>
                <w:szCs w:val="22"/>
                <w:lang w:val="es-ES_tradnl"/>
              </w:rPr>
            </w:pPr>
          </w:p>
        </w:tc>
      </w:tr>
      <w:tr w:rsidR="00CD2194" w:rsidRPr="00A92BD0" w14:paraId="1AF97CBF" w14:textId="77777777" w:rsidTr="00385F5E">
        <w:trPr>
          <w:trHeight w:val="284"/>
        </w:trPr>
        <w:tc>
          <w:tcPr>
            <w:tcW w:w="0" w:type="auto"/>
            <w:tcBorders>
              <w:top w:val="single" w:sz="4" w:space="0" w:color="auto"/>
            </w:tcBorders>
            <w:vAlign w:val="center"/>
          </w:tcPr>
          <w:p w14:paraId="3E9591EE"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High</w:t>
            </w:r>
          </w:p>
        </w:tc>
        <w:tc>
          <w:tcPr>
            <w:tcW w:w="0" w:type="auto"/>
            <w:tcBorders>
              <w:top w:val="single" w:sz="4" w:space="0" w:color="auto"/>
            </w:tcBorders>
            <w:vAlign w:val="center"/>
          </w:tcPr>
          <w:p w14:paraId="0B0C1BF3"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6A98ED80" w14:textId="3974B977"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tcBorders>
              <w:top w:val="single" w:sz="4" w:space="0" w:color="auto"/>
            </w:tcBorders>
            <w:vAlign w:val="center"/>
          </w:tcPr>
          <w:p w14:paraId="07DC387F" w14:textId="4DFBECD6" w:rsidR="00CD2194" w:rsidRPr="00A92BD0" w:rsidRDefault="00D5096E" w:rsidP="00385F5E">
            <w:pPr>
              <w:spacing w:line="240" w:lineRule="auto"/>
              <w:jc w:val="center"/>
              <w:rPr>
                <w:bCs/>
                <w:kern w:val="24"/>
                <w:szCs w:val="22"/>
                <w:lang w:val="es-ES_tradnl"/>
              </w:rPr>
            </w:pPr>
            <w:r>
              <w:rPr>
                <w:bCs/>
                <w:kern w:val="24"/>
                <w:szCs w:val="22"/>
                <w:lang w:val="es-ES_tradnl"/>
              </w:rPr>
              <w:t>t</w:t>
            </w:r>
            <w:r w:rsidR="00CD2194" w:rsidRPr="00A92BD0">
              <w:rPr>
                <w:bCs/>
                <w:kern w:val="24"/>
                <w:szCs w:val="22"/>
                <w:lang w:val="es-ES_tradnl"/>
              </w:rPr>
              <w:t>opsoil</w:t>
            </w:r>
          </w:p>
        </w:tc>
        <w:tc>
          <w:tcPr>
            <w:tcW w:w="2126" w:type="dxa"/>
            <w:tcBorders>
              <w:top w:val="single" w:sz="4" w:space="0" w:color="auto"/>
            </w:tcBorders>
            <w:vAlign w:val="center"/>
          </w:tcPr>
          <w:p w14:paraId="26701051"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T1= -0</w:t>
            </w:r>
            <w:r>
              <w:rPr>
                <w:bCs/>
                <w:kern w:val="24"/>
                <w:szCs w:val="22"/>
                <w:lang w:val="es-ES_tradnl"/>
              </w:rPr>
              <w:t>.</w:t>
            </w:r>
            <w:r w:rsidRPr="00A92BD0">
              <w:rPr>
                <w:bCs/>
                <w:kern w:val="24"/>
                <w:szCs w:val="22"/>
                <w:lang w:val="es-ES_tradnl"/>
              </w:rPr>
              <w:t>017x + 0</w:t>
            </w:r>
            <w:r>
              <w:rPr>
                <w:bCs/>
                <w:kern w:val="24"/>
                <w:szCs w:val="22"/>
                <w:lang w:val="es-ES_tradnl"/>
              </w:rPr>
              <w:t>.</w:t>
            </w:r>
            <w:r w:rsidRPr="00A92BD0">
              <w:rPr>
                <w:bCs/>
                <w:kern w:val="24"/>
                <w:szCs w:val="22"/>
                <w:lang w:val="es-ES_tradnl"/>
              </w:rPr>
              <w:t>145</w:t>
            </w:r>
          </w:p>
        </w:tc>
        <w:tc>
          <w:tcPr>
            <w:tcW w:w="978" w:type="dxa"/>
            <w:tcBorders>
              <w:top w:val="single" w:sz="4" w:space="0" w:color="auto"/>
            </w:tcBorders>
            <w:vAlign w:val="center"/>
          </w:tcPr>
          <w:p w14:paraId="342EC566"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1459</w:t>
            </w:r>
          </w:p>
        </w:tc>
        <w:tc>
          <w:tcPr>
            <w:tcW w:w="1290" w:type="dxa"/>
            <w:tcBorders>
              <w:top w:val="single" w:sz="4" w:space="0" w:color="auto"/>
            </w:tcBorders>
          </w:tcPr>
          <w:p w14:paraId="0157A8F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ab</w:t>
            </w:r>
          </w:p>
        </w:tc>
      </w:tr>
      <w:tr w:rsidR="00CD2194" w:rsidRPr="00A92BD0" w14:paraId="7B872B50" w14:textId="77777777" w:rsidTr="00385F5E">
        <w:trPr>
          <w:trHeight w:val="283"/>
        </w:trPr>
        <w:tc>
          <w:tcPr>
            <w:tcW w:w="0" w:type="auto"/>
            <w:vAlign w:val="center"/>
          </w:tcPr>
          <w:p w14:paraId="703378A3"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01A7F4F9"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236DB7F8" w14:textId="54B9A914"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vAlign w:val="center"/>
          </w:tcPr>
          <w:p w14:paraId="433771D2" w14:textId="71984E36" w:rsidR="00CD2194" w:rsidRPr="00A92BD0" w:rsidRDefault="00D5096E" w:rsidP="00385F5E">
            <w:pPr>
              <w:spacing w:line="240" w:lineRule="auto"/>
              <w:jc w:val="center"/>
              <w:rPr>
                <w:bCs/>
                <w:kern w:val="24"/>
                <w:szCs w:val="22"/>
                <w:lang w:val="es-ES_tradnl"/>
              </w:rPr>
            </w:pPr>
            <w:r>
              <w:rPr>
                <w:bCs/>
                <w:kern w:val="24"/>
                <w:szCs w:val="22"/>
                <w:lang w:val="es-ES_tradnl"/>
              </w:rPr>
              <w:t>s</w:t>
            </w:r>
            <w:r w:rsidR="00CD2194" w:rsidRPr="00A92BD0">
              <w:rPr>
                <w:bCs/>
                <w:kern w:val="24"/>
                <w:szCs w:val="22"/>
                <w:lang w:val="es-ES_tradnl"/>
              </w:rPr>
              <w:t>ubsoil</w:t>
            </w:r>
          </w:p>
        </w:tc>
        <w:tc>
          <w:tcPr>
            <w:tcW w:w="2126" w:type="dxa"/>
            <w:vAlign w:val="center"/>
          </w:tcPr>
          <w:p w14:paraId="41166AA1"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T2= -0</w:t>
            </w:r>
            <w:r>
              <w:rPr>
                <w:bCs/>
                <w:kern w:val="24"/>
                <w:szCs w:val="22"/>
                <w:lang w:val="es-ES_tradnl"/>
              </w:rPr>
              <w:t>.</w:t>
            </w:r>
            <w:r w:rsidRPr="00A92BD0">
              <w:rPr>
                <w:bCs/>
                <w:kern w:val="24"/>
                <w:szCs w:val="22"/>
                <w:lang w:val="es-ES_tradnl"/>
              </w:rPr>
              <w:t>027x + 0</w:t>
            </w:r>
            <w:r>
              <w:rPr>
                <w:bCs/>
                <w:kern w:val="24"/>
                <w:szCs w:val="22"/>
                <w:lang w:val="es-ES_tradnl"/>
              </w:rPr>
              <w:t>.</w:t>
            </w:r>
            <w:r w:rsidRPr="00A92BD0">
              <w:rPr>
                <w:bCs/>
                <w:kern w:val="24"/>
                <w:szCs w:val="22"/>
                <w:lang w:val="es-ES_tradnl"/>
              </w:rPr>
              <w:t>218</w:t>
            </w:r>
          </w:p>
        </w:tc>
        <w:tc>
          <w:tcPr>
            <w:tcW w:w="978" w:type="dxa"/>
            <w:vAlign w:val="center"/>
          </w:tcPr>
          <w:p w14:paraId="140582D9"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0065</w:t>
            </w:r>
          </w:p>
        </w:tc>
        <w:tc>
          <w:tcPr>
            <w:tcW w:w="1290" w:type="dxa"/>
          </w:tcPr>
          <w:p w14:paraId="327988F0"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w:t>
            </w:r>
          </w:p>
        </w:tc>
      </w:tr>
      <w:tr w:rsidR="00CD2194" w:rsidRPr="00A92BD0" w14:paraId="67D3333A" w14:textId="77777777" w:rsidTr="00385F5E">
        <w:trPr>
          <w:trHeight w:val="283"/>
        </w:trPr>
        <w:tc>
          <w:tcPr>
            <w:tcW w:w="0" w:type="auto"/>
            <w:vAlign w:val="center"/>
          </w:tcPr>
          <w:p w14:paraId="0B958AE3" w14:textId="77777777" w:rsidR="00CD2194" w:rsidRPr="00A92BD0" w:rsidRDefault="00CD2194" w:rsidP="00385F5E">
            <w:pPr>
              <w:spacing w:line="240" w:lineRule="auto"/>
              <w:jc w:val="center"/>
              <w:rPr>
                <w:bCs/>
                <w:kern w:val="24"/>
                <w:szCs w:val="22"/>
                <w:lang w:val="es-ES_tradnl"/>
              </w:rPr>
            </w:pPr>
          </w:p>
        </w:tc>
        <w:tc>
          <w:tcPr>
            <w:tcW w:w="0" w:type="auto"/>
            <w:vAlign w:val="center"/>
          </w:tcPr>
          <w:p w14:paraId="02FDCC7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5D995B80" w14:textId="667F2DA3"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vAlign w:val="center"/>
          </w:tcPr>
          <w:p w14:paraId="5F5823C7" w14:textId="3806C5AB" w:rsidR="00CD2194" w:rsidRPr="00A92BD0" w:rsidRDefault="00D5096E" w:rsidP="00385F5E">
            <w:pPr>
              <w:spacing w:line="240" w:lineRule="auto"/>
              <w:jc w:val="center"/>
              <w:rPr>
                <w:bCs/>
                <w:kern w:val="24"/>
                <w:szCs w:val="22"/>
                <w:lang w:val="es-ES_tradnl"/>
              </w:rPr>
            </w:pPr>
            <w:r>
              <w:rPr>
                <w:bCs/>
                <w:kern w:val="24"/>
                <w:szCs w:val="22"/>
                <w:lang w:val="es-ES_tradnl"/>
              </w:rPr>
              <w:t>t</w:t>
            </w:r>
            <w:r w:rsidR="00CD2194" w:rsidRPr="00A92BD0">
              <w:rPr>
                <w:bCs/>
                <w:kern w:val="24"/>
                <w:szCs w:val="22"/>
                <w:lang w:val="es-ES_tradnl"/>
              </w:rPr>
              <w:t>opsoil</w:t>
            </w:r>
          </w:p>
        </w:tc>
        <w:tc>
          <w:tcPr>
            <w:tcW w:w="2126" w:type="dxa"/>
            <w:vAlign w:val="center"/>
          </w:tcPr>
          <w:p w14:paraId="536177D0"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T3= -0</w:t>
            </w:r>
            <w:r>
              <w:rPr>
                <w:bCs/>
                <w:kern w:val="24"/>
                <w:szCs w:val="22"/>
                <w:lang w:val="es-ES_tradnl"/>
              </w:rPr>
              <w:t>.</w:t>
            </w:r>
            <w:r w:rsidRPr="00A92BD0">
              <w:rPr>
                <w:bCs/>
                <w:kern w:val="24"/>
                <w:szCs w:val="22"/>
                <w:lang w:val="es-ES_tradnl"/>
              </w:rPr>
              <w:t>011x + 0</w:t>
            </w:r>
            <w:r>
              <w:rPr>
                <w:bCs/>
                <w:kern w:val="24"/>
                <w:szCs w:val="22"/>
                <w:lang w:val="es-ES_tradnl"/>
              </w:rPr>
              <w:t>.</w:t>
            </w:r>
            <w:r w:rsidRPr="00A92BD0">
              <w:rPr>
                <w:bCs/>
                <w:kern w:val="24"/>
                <w:szCs w:val="22"/>
                <w:lang w:val="es-ES_tradnl"/>
              </w:rPr>
              <w:t>083</w:t>
            </w:r>
          </w:p>
        </w:tc>
        <w:tc>
          <w:tcPr>
            <w:tcW w:w="978" w:type="dxa"/>
            <w:vAlign w:val="center"/>
          </w:tcPr>
          <w:p w14:paraId="5D3E3D54"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0003</w:t>
            </w:r>
          </w:p>
        </w:tc>
        <w:tc>
          <w:tcPr>
            <w:tcW w:w="1290" w:type="dxa"/>
          </w:tcPr>
          <w:p w14:paraId="37C3A66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b</w:t>
            </w:r>
          </w:p>
        </w:tc>
      </w:tr>
      <w:tr w:rsidR="00CD2194" w:rsidRPr="00A92BD0" w14:paraId="493C38D5" w14:textId="77777777" w:rsidTr="00385F5E">
        <w:trPr>
          <w:trHeight w:val="283"/>
        </w:trPr>
        <w:tc>
          <w:tcPr>
            <w:tcW w:w="0" w:type="auto"/>
            <w:tcBorders>
              <w:bottom w:val="single" w:sz="4" w:space="0" w:color="auto"/>
            </w:tcBorders>
            <w:vAlign w:val="center"/>
          </w:tcPr>
          <w:p w14:paraId="2C611D4D" w14:textId="77777777" w:rsidR="00CD2194" w:rsidRPr="00A92BD0" w:rsidRDefault="00CD2194" w:rsidP="00385F5E">
            <w:pPr>
              <w:spacing w:line="240" w:lineRule="auto"/>
              <w:jc w:val="center"/>
              <w:rPr>
                <w:bCs/>
                <w:kern w:val="24"/>
                <w:szCs w:val="22"/>
                <w:lang w:val="es-ES_tradnl"/>
              </w:rPr>
            </w:pPr>
          </w:p>
        </w:tc>
        <w:tc>
          <w:tcPr>
            <w:tcW w:w="0" w:type="auto"/>
            <w:tcBorders>
              <w:bottom w:val="single" w:sz="4" w:space="0" w:color="auto"/>
            </w:tcBorders>
            <w:vAlign w:val="center"/>
          </w:tcPr>
          <w:p w14:paraId="24ADD5A9"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3BEA8132" w14:textId="25B832FB"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tcBorders>
              <w:bottom w:val="single" w:sz="4" w:space="0" w:color="auto"/>
            </w:tcBorders>
            <w:vAlign w:val="center"/>
          </w:tcPr>
          <w:p w14:paraId="2E6B3BF9" w14:textId="268891BD" w:rsidR="00CD2194" w:rsidRPr="00A92BD0" w:rsidRDefault="00D5096E" w:rsidP="00385F5E">
            <w:pPr>
              <w:spacing w:line="240" w:lineRule="auto"/>
              <w:jc w:val="center"/>
              <w:rPr>
                <w:bCs/>
                <w:kern w:val="24"/>
                <w:szCs w:val="22"/>
                <w:lang w:val="es-ES_tradnl"/>
              </w:rPr>
            </w:pPr>
            <w:r>
              <w:rPr>
                <w:bCs/>
                <w:kern w:val="24"/>
                <w:szCs w:val="22"/>
                <w:lang w:val="es-ES_tradnl"/>
              </w:rPr>
              <w:t>s</w:t>
            </w:r>
            <w:r w:rsidR="00CD2194" w:rsidRPr="00A92BD0">
              <w:rPr>
                <w:bCs/>
                <w:kern w:val="24"/>
                <w:szCs w:val="22"/>
                <w:lang w:val="es-ES_tradnl"/>
              </w:rPr>
              <w:t>ubsoil</w:t>
            </w:r>
          </w:p>
        </w:tc>
        <w:tc>
          <w:tcPr>
            <w:tcW w:w="2126" w:type="dxa"/>
            <w:tcBorders>
              <w:bottom w:val="single" w:sz="4" w:space="0" w:color="auto"/>
            </w:tcBorders>
            <w:vAlign w:val="center"/>
          </w:tcPr>
          <w:p w14:paraId="62E88D02"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T4= -0</w:t>
            </w:r>
            <w:r>
              <w:rPr>
                <w:bCs/>
                <w:kern w:val="24"/>
                <w:szCs w:val="22"/>
                <w:lang w:val="es-ES_tradnl"/>
              </w:rPr>
              <w:t>.</w:t>
            </w:r>
            <w:r w:rsidRPr="00A92BD0">
              <w:rPr>
                <w:bCs/>
                <w:kern w:val="24"/>
                <w:szCs w:val="22"/>
                <w:lang w:val="es-ES_tradnl"/>
              </w:rPr>
              <w:t>017x + 0</w:t>
            </w:r>
            <w:r>
              <w:rPr>
                <w:bCs/>
                <w:kern w:val="24"/>
                <w:szCs w:val="22"/>
                <w:lang w:val="es-ES_tradnl"/>
              </w:rPr>
              <w:t>.</w:t>
            </w:r>
            <w:r w:rsidRPr="00A92BD0">
              <w:rPr>
                <w:bCs/>
                <w:kern w:val="24"/>
                <w:szCs w:val="22"/>
                <w:lang w:val="es-ES_tradnl"/>
              </w:rPr>
              <w:t>171</w:t>
            </w:r>
          </w:p>
        </w:tc>
        <w:tc>
          <w:tcPr>
            <w:tcW w:w="978" w:type="dxa"/>
            <w:tcBorders>
              <w:bottom w:val="single" w:sz="4" w:space="0" w:color="auto"/>
            </w:tcBorders>
            <w:vAlign w:val="center"/>
          </w:tcPr>
          <w:p w14:paraId="0E765F7E"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1693</w:t>
            </w:r>
          </w:p>
        </w:tc>
        <w:tc>
          <w:tcPr>
            <w:tcW w:w="1290" w:type="dxa"/>
            <w:tcBorders>
              <w:bottom w:val="single" w:sz="4" w:space="0" w:color="auto"/>
            </w:tcBorders>
          </w:tcPr>
          <w:p w14:paraId="6E3A2F79"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ab</w:t>
            </w:r>
          </w:p>
        </w:tc>
      </w:tr>
      <w:tr w:rsidR="00CD2194" w:rsidRPr="00A92BD0" w14:paraId="54123131" w14:textId="77777777" w:rsidTr="00385F5E">
        <w:trPr>
          <w:trHeight w:val="283"/>
        </w:trPr>
        <w:tc>
          <w:tcPr>
            <w:tcW w:w="0" w:type="auto"/>
            <w:tcBorders>
              <w:top w:val="single" w:sz="4" w:space="0" w:color="auto"/>
            </w:tcBorders>
            <w:vAlign w:val="center"/>
          </w:tcPr>
          <w:p w14:paraId="265D113B"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Low</w:t>
            </w:r>
          </w:p>
        </w:tc>
        <w:tc>
          <w:tcPr>
            <w:tcW w:w="0" w:type="auto"/>
            <w:tcBorders>
              <w:top w:val="single" w:sz="4" w:space="0" w:color="auto"/>
            </w:tcBorders>
            <w:vAlign w:val="center"/>
          </w:tcPr>
          <w:p w14:paraId="5B6AD3B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2C48A757" w14:textId="604BCF3B"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tcBorders>
              <w:top w:val="single" w:sz="4" w:space="0" w:color="auto"/>
            </w:tcBorders>
            <w:vAlign w:val="center"/>
          </w:tcPr>
          <w:p w14:paraId="7A486D3F" w14:textId="575A06E3" w:rsidR="00CD2194" w:rsidRPr="00A92BD0" w:rsidRDefault="00D5096E" w:rsidP="00385F5E">
            <w:pPr>
              <w:spacing w:line="240" w:lineRule="auto"/>
              <w:jc w:val="center"/>
              <w:rPr>
                <w:bCs/>
                <w:kern w:val="24"/>
                <w:szCs w:val="22"/>
                <w:lang w:val="es-ES_tradnl"/>
              </w:rPr>
            </w:pPr>
            <w:r>
              <w:rPr>
                <w:bCs/>
                <w:kern w:val="24"/>
                <w:szCs w:val="22"/>
                <w:lang w:val="es-ES_tradnl"/>
              </w:rPr>
              <w:t>t</w:t>
            </w:r>
            <w:r w:rsidR="00CD2194" w:rsidRPr="00A92BD0">
              <w:rPr>
                <w:bCs/>
                <w:kern w:val="24"/>
                <w:szCs w:val="22"/>
                <w:lang w:val="es-ES_tradnl"/>
              </w:rPr>
              <w:t>opsoil</w:t>
            </w:r>
          </w:p>
        </w:tc>
        <w:tc>
          <w:tcPr>
            <w:tcW w:w="2126" w:type="dxa"/>
            <w:tcBorders>
              <w:top w:val="single" w:sz="4" w:space="0" w:color="auto"/>
            </w:tcBorders>
            <w:vAlign w:val="center"/>
          </w:tcPr>
          <w:p w14:paraId="47941661"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T1= -0</w:t>
            </w:r>
            <w:r>
              <w:rPr>
                <w:bCs/>
                <w:kern w:val="24"/>
                <w:szCs w:val="22"/>
                <w:lang w:val="es-ES_tradnl"/>
              </w:rPr>
              <w:t>.</w:t>
            </w:r>
            <w:r w:rsidRPr="00A92BD0">
              <w:rPr>
                <w:bCs/>
                <w:kern w:val="24"/>
                <w:szCs w:val="22"/>
                <w:lang w:val="es-ES_tradnl"/>
              </w:rPr>
              <w:t>007x + 0</w:t>
            </w:r>
            <w:r>
              <w:rPr>
                <w:bCs/>
                <w:kern w:val="24"/>
                <w:szCs w:val="22"/>
                <w:lang w:val="es-ES_tradnl"/>
              </w:rPr>
              <w:t>.</w:t>
            </w:r>
            <w:r w:rsidRPr="00A92BD0">
              <w:rPr>
                <w:bCs/>
                <w:kern w:val="24"/>
                <w:szCs w:val="22"/>
                <w:lang w:val="es-ES_tradnl"/>
              </w:rPr>
              <w:t>055</w:t>
            </w:r>
          </w:p>
        </w:tc>
        <w:tc>
          <w:tcPr>
            <w:tcW w:w="978" w:type="dxa"/>
            <w:tcBorders>
              <w:top w:val="single" w:sz="4" w:space="0" w:color="auto"/>
            </w:tcBorders>
            <w:vAlign w:val="center"/>
          </w:tcPr>
          <w:p w14:paraId="172B50E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0409</w:t>
            </w:r>
          </w:p>
        </w:tc>
        <w:tc>
          <w:tcPr>
            <w:tcW w:w="1290" w:type="dxa"/>
            <w:tcBorders>
              <w:top w:val="single" w:sz="4" w:space="0" w:color="auto"/>
            </w:tcBorders>
          </w:tcPr>
          <w:p w14:paraId="73CB29DE"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ab</w:t>
            </w:r>
          </w:p>
        </w:tc>
      </w:tr>
      <w:tr w:rsidR="00CD2194" w:rsidRPr="00A92BD0" w14:paraId="38D18302" w14:textId="77777777" w:rsidTr="00385F5E">
        <w:trPr>
          <w:trHeight w:val="283"/>
        </w:trPr>
        <w:tc>
          <w:tcPr>
            <w:tcW w:w="0" w:type="auto"/>
            <w:vAlign w:val="center"/>
          </w:tcPr>
          <w:p w14:paraId="58F61544"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739AC431"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13657A9F" w14:textId="33C7275B"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vAlign w:val="center"/>
          </w:tcPr>
          <w:p w14:paraId="371DF21D" w14:textId="7A3D8F51" w:rsidR="00CD2194" w:rsidRPr="00A92BD0" w:rsidRDefault="00D5096E" w:rsidP="00385F5E">
            <w:pPr>
              <w:spacing w:line="240" w:lineRule="auto"/>
              <w:jc w:val="center"/>
              <w:rPr>
                <w:bCs/>
                <w:kern w:val="24"/>
                <w:szCs w:val="22"/>
                <w:lang w:val="es-ES_tradnl"/>
              </w:rPr>
            </w:pPr>
            <w:r>
              <w:rPr>
                <w:bCs/>
                <w:kern w:val="24"/>
                <w:szCs w:val="22"/>
                <w:lang w:val="es-ES_tradnl"/>
              </w:rPr>
              <w:t>s</w:t>
            </w:r>
            <w:r w:rsidR="00CD2194" w:rsidRPr="00A92BD0">
              <w:rPr>
                <w:bCs/>
                <w:kern w:val="24"/>
                <w:szCs w:val="22"/>
                <w:lang w:val="es-ES_tradnl"/>
              </w:rPr>
              <w:t>ubsoil</w:t>
            </w:r>
          </w:p>
        </w:tc>
        <w:tc>
          <w:tcPr>
            <w:tcW w:w="2126" w:type="dxa"/>
            <w:vAlign w:val="center"/>
          </w:tcPr>
          <w:p w14:paraId="12DE1FE6"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T2= -0</w:t>
            </w:r>
            <w:r>
              <w:rPr>
                <w:bCs/>
                <w:kern w:val="24"/>
                <w:szCs w:val="22"/>
                <w:lang w:val="es-ES_tradnl"/>
              </w:rPr>
              <w:t>.</w:t>
            </w:r>
            <w:r w:rsidRPr="00A92BD0">
              <w:rPr>
                <w:bCs/>
                <w:kern w:val="24"/>
                <w:szCs w:val="22"/>
                <w:lang w:val="es-ES_tradnl"/>
              </w:rPr>
              <w:t>007x + 0</w:t>
            </w:r>
            <w:r>
              <w:rPr>
                <w:bCs/>
                <w:kern w:val="24"/>
                <w:szCs w:val="22"/>
                <w:lang w:val="es-ES_tradnl"/>
              </w:rPr>
              <w:t>.</w:t>
            </w:r>
            <w:r w:rsidRPr="00A92BD0">
              <w:rPr>
                <w:bCs/>
                <w:kern w:val="24"/>
                <w:szCs w:val="22"/>
                <w:lang w:val="es-ES_tradnl"/>
              </w:rPr>
              <w:t>062</w:t>
            </w:r>
          </w:p>
        </w:tc>
        <w:tc>
          <w:tcPr>
            <w:tcW w:w="978" w:type="dxa"/>
            <w:vAlign w:val="center"/>
          </w:tcPr>
          <w:p w14:paraId="6E7A7A77"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0007</w:t>
            </w:r>
          </w:p>
        </w:tc>
        <w:tc>
          <w:tcPr>
            <w:tcW w:w="1290" w:type="dxa"/>
          </w:tcPr>
          <w:p w14:paraId="6BB9251C"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w:t>
            </w:r>
          </w:p>
        </w:tc>
      </w:tr>
      <w:tr w:rsidR="00CD2194" w:rsidRPr="00A92BD0" w14:paraId="26676811" w14:textId="77777777" w:rsidTr="00385F5E">
        <w:trPr>
          <w:trHeight w:val="283"/>
        </w:trPr>
        <w:tc>
          <w:tcPr>
            <w:tcW w:w="0" w:type="auto"/>
            <w:vAlign w:val="center"/>
          </w:tcPr>
          <w:p w14:paraId="589BA37D" w14:textId="77777777" w:rsidR="00CD2194" w:rsidRPr="00A92BD0" w:rsidRDefault="00CD2194" w:rsidP="00385F5E">
            <w:pPr>
              <w:spacing w:line="240" w:lineRule="auto"/>
              <w:jc w:val="center"/>
              <w:rPr>
                <w:bCs/>
                <w:kern w:val="24"/>
                <w:szCs w:val="22"/>
                <w:lang w:val="es-ES_tradnl"/>
              </w:rPr>
            </w:pPr>
          </w:p>
        </w:tc>
        <w:tc>
          <w:tcPr>
            <w:tcW w:w="0" w:type="auto"/>
            <w:vAlign w:val="center"/>
          </w:tcPr>
          <w:p w14:paraId="65DBE25A"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3F877EC5" w14:textId="4D948279"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vAlign w:val="center"/>
          </w:tcPr>
          <w:p w14:paraId="4C1730DE" w14:textId="555E3053" w:rsidR="00CD2194" w:rsidRPr="00A92BD0" w:rsidRDefault="00D5096E" w:rsidP="00385F5E">
            <w:pPr>
              <w:spacing w:line="240" w:lineRule="auto"/>
              <w:jc w:val="center"/>
              <w:rPr>
                <w:bCs/>
                <w:kern w:val="24"/>
                <w:szCs w:val="22"/>
                <w:lang w:val="es-ES_tradnl"/>
              </w:rPr>
            </w:pPr>
            <w:r>
              <w:rPr>
                <w:bCs/>
                <w:kern w:val="24"/>
                <w:szCs w:val="22"/>
                <w:lang w:val="es-ES_tradnl"/>
              </w:rPr>
              <w:t>t</w:t>
            </w:r>
            <w:r w:rsidR="00CD2194" w:rsidRPr="00A92BD0">
              <w:rPr>
                <w:bCs/>
                <w:kern w:val="24"/>
                <w:szCs w:val="22"/>
                <w:lang w:val="es-ES_tradnl"/>
              </w:rPr>
              <w:t>opsoil</w:t>
            </w:r>
          </w:p>
        </w:tc>
        <w:tc>
          <w:tcPr>
            <w:tcW w:w="2126" w:type="dxa"/>
            <w:vAlign w:val="center"/>
          </w:tcPr>
          <w:p w14:paraId="30BAA4AB"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T3= -0</w:t>
            </w:r>
            <w:r>
              <w:rPr>
                <w:bCs/>
                <w:kern w:val="24"/>
                <w:szCs w:val="22"/>
                <w:lang w:val="es-ES_tradnl"/>
              </w:rPr>
              <w:t>.</w:t>
            </w:r>
            <w:r w:rsidRPr="00A92BD0">
              <w:rPr>
                <w:bCs/>
                <w:kern w:val="24"/>
                <w:szCs w:val="22"/>
                <w:lang w:val="es-ES_tradnl"/>
              </w:rPr>
              <w:t>004x + 0</w:t>
            </w:r>
            <w:r>
              <w:rPr>
                <w:bCs/>
                <w:kern w:val="24"/>
                <w:szCs w:val="22"/>
                <w:lang w:val="es-ES_tradnl"/>
              </w:rPr>
              <w:t>.</w:t>
            </w:r>
            <w:r w:rsidRPr="00A92BD0">
              <w:rPr>
                <w:bCs/>
                <w:kern w:val="24"/>
                <w:szCs w:val="22"/>
                <w:lang w:val="es-ES_tradnl"/>
              </w:rPr>
              <w:t>043</w:t>
            </w:r>
          </w:p>
        </w:tc>
        <w:tc>
          <w:tcPr>
            <w:tcW w:w="978" w:type="dxa"/>
            <w:vAlign w:val="center"/>
          </w:tcPr>
          <w:p w14:paraId="034BFCCE"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1329</w:t>
            </w:r>
          </w:p>
        </w:tc>
        <w:tc>
          <w:tcPr>
            <w:tcW w:w="1290" w:type="dxa"/>
          </w:tcPr>
          <w:p w14:paraId="152E25A8"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b</w:t>
            </w:r>
          </w:p>
        </w:tc>
      </w:tr>
      <w:tr w:rsidR="00CD2194" w:rsidRPr="00A92BD0" w14:paraId="5B901B80" w14:textId="77777777" w:rsidTr="00385F5E">
        <w:trPr>
          <w:trHeight w:val="283"/>
        </w:trPr>
        <w:tc>
          <w:tcPr>
            <w:tcW w:w="0" w:type="auto"/>
            <w:tcBorders>
              <w:bottom w:val="single" w:sz="4" w:space="0" w:color="auto"/>
            </w:tcBorders>
            <w:vAlign w:val="center"/>
          </w:tcPr>
          <w:p w14:paraId="681009F9" w14:textId="77777777" w:rsidR="00CD2194" w:rsidRPr="00A92BD0" w:rsidRDefault="00CD2194" w:rsidP="00385F5E">
            <w:pPr>
              <w:spacing w:line="240" w:lineRule="auto"/>
              <w:jc w:val="center"/>
              <w:rPr>
                <w:bCs/>
                <w:kern w:val="24"/>
                <w:szCs w:val="22"/>
                <w:lang w:val="es-ES_tradnl"/>
              </w:rPr>
            </w:pPr>
          </w:p>
        </w:tc>
        <w:tc>
          <w:tcPr>
            <w:tcW w:w="0" w:type="auto"/>
            <w:tcBorders>
              <w:bottom w:val="single" w:sz="4" w:space="0" w:color="auto"/>
            </w:tcBorders>
            <w:vAlign w:val="center"/>
          </w:tcPr>
          <w:p w14:paraId="4A5B7F5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3330AC9B" w14:textId="17A43408"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tcBorders>
              <w:bottom w:val="single" w:sz="4" w:space="0" w:color="auto"/>
            </w:tcBorders>
            <w:vAlign w:val="center"/>
          </w:tcPr>
          <w:p w14:paraId="6D5A9025" w14:textId="116CC9C9" w:rsidR="00CD2194" w:rsidRPr="00A92BD0" w:rsidRDefault="00D5096E" w:rsidP="00385F5E">
            <w:pPr>
              <w:spacing w:line="240" w:lineRule="auto"/>
              <w:jc w:val="center"/>
              <w:rPr>
                <w:bCs/>
                <w:kern w:val="24"/>
                <w:szCs w:val="22"/>
                <w:lang w:val="es-ES_tradnl"/>
              </w:rPr>
            </w:pPr>
            <w:r>
              <w:rPr>
                <w:bCs/>
                <w:kern w:val="24"/>
                <w:szCs w:val="22"/>
                <w:lang w:val="es-ES_tradnl"/>
              </w:rPr>
              <w:t>s</w:t>
            </w:r>
            <w:r w:rsidR="00CD2194" w:rsidRPr="00A92BD0">
              <w:rPr>
                <w:bCs/>
                <w:kern w:val="24"/>
                <w:szCs w:val="22"/>
                <w:lang w:val="es-ES_tradnl"/>
              </w:rPr>
              <w:t>ubsoil</w:t>
            </w:r>
          </w:p>
        </w:tc>
        <w:tc>
          <w:tcPr>
            <w:tcW w:w="2126" w:type="dxa"/>
            <w:tcBorders>
              <w:bottom w:val="single" w:sz="4" w:space="0" w:color="auto"/>
            </w:tcBorders>
            <w:vAlign w:val="center"/>
          </w:tcPr>
          <w:p w14:paraId="4658D37A"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T4= -0</w:t>
            </w:r>
            <w:r>
              <w:rPr>
                <w:bCs/>
                <w:kern w:val="24"/>
                <w:szCs w:val="22"/>
                <w:lang w:val="es-ES_tradnl"/>
              </w:rPr>
              <w:t>.</w:t>
            </w:r>
            <w:r w:rsidRPr="00A92BD0">
              <w:rPr>
                <w:bCs/>
                <w:kern w:val="24"/>
                <w:szCs w:val="22"/>
                <w:lang w:val="es-ES_tradnl"/>
              </w:rPr>
              <w:t>006x + 0</w:t>
            </w:r>
            <w:r>
              <w:rPr>
                <w:bCs/>
                <w:kern w:val="24"/>
                <w:szCs w:val="22"/>
                <w:lang w:val="es-ES_tradnl"/>
              </w:rPr>
              <w:t>.</w:t>
            </w:r>
            <w:r w:rsidRPr="00A92BD0">
              <w:rPr>
                <w:bCs/>
                <w:kern w:val="24"/>
                <w:szCs w:val="22"/>
                <w:lang w:val="es-ES_tradnl"/>
              </w:rPr>
              <w:t>060</w:t>
            </w:r>
          </w:p>
        </w:tc>
        <w:tc>
          <w:tcPr>
            <w:tcW w:w="978" w:type="dxa"/>
            <w:tcBorders>
              <w:bottom w:val="single" w:sz="4" w:space="0" w:color="auto"/>
            </w:tcBorders>
            <w:vAlign w:val="center"/>
          </w:tcPr>
          <w:p w14:paraId="58B5C8DC"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0323</w:t>
            </w:r>
          </w:p>
        </w:tc>
        <w:tc>
          <w:tcPr>
            <w:tcW w:w="1290" w:type="dxa"/>
            <w:tcBorders>
              <w:bottom w:val="single" w:sz="4" w:space="0" w:color="auto"/>
            </w:tcBorders>
          </w:tcPr>
          <w:p w14:paraId="50E77C1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ab</w:t>
            </w:r>
          </w:p>
        </w:tc>
      </w:tr>
    </w:tbl>
    <w:p w14:paraId="455A5C19" w14:textId="111D328F" w:rsidR="00E85C04" w:rsidRDefault="00893CD2" w:rsidP="006C720C">
      <w:pPr>
        <w:pStyle w:val="MDPI31text"/>
      </w:pPr>
      <w:r w:rsidRPr="006C720C">
        <w:rPr>
          <w:noProof/>
        </w:rPr>
        <w:t xml:space="preserve">The </w:t>
      </w:r>
      <w:r w:rsidRPr="006C720C">
        <w:t>linear</w:t>
      </w:r>
      <w:r w:rsidRPr="006C720C">
        <w:rPr>
          <w:noProof/>
        </w:rPr>
        <w:t xml:space="preserve"> regression coefficients (Table 2) of the relation between soil water pressure and unsaturated hydraulic conductivity (Figure 6) presents a negative slope indicating</w:t>
      </w:r>
      <w:r w:rsidRPr="007D495B">
        <w:t xml:space="preserve"> an inverse relation between those variables.</w:t>
      </w:r>
      <w:r w:rsidR="00E54C92" w:rsidRPr="007D495B">
        <w:t xml:space="preserve"> </w:t>
      </w:r>
      <w:r w:rsidR="00E85C04" w:rsidRPr="007D495B">
        <w:t xml:space="preserve">However, due to the high variability, not all cases fit well to the rectilinear model. </w:t>
      </w:r>
      <w:r w:rsidR="00E85C04" w:rsidRPr="006C720C">
        <w:t xml:space="preserve">The slope and the intercept are greater in the </w:t>
      </w:r>
      <w:r w:rsidR="008B34B7" w:rsidRPr="008B34B7">
        <w:t xml:space="preserve">places with frequent crossing of machinery (+M) </w:t>
      </w:r>
      <w:r w:rsidR="008B34B7">
        <w:t>then in the</w:t>
      </w:r>
      <w:r w:rsidR="008B34B7" w:rsidRPr="008B34B7">
        <w:t xml:space="preserve"> places without crossing </w:t>
      </w:r>
      <w:r w:rsidR="008B34B7">
        <w:t xml:space="preserve">of it </w:t>
      </w:r>
      <w:r w:rsidR="008B34B7" w:rsidRPr="008B34B7">
        <w:t>(-M)</w:t>
      </w:r>
      <w:r w:rsidR="008B34B7">
        <w:t xml:space="preserve"> </w:t>
      </w:r>
      <w:r w:rsidR="00E85C04" w:rsidRPr="006C720C">
        <w:t>at the same depth, more notoriously in the high PR zone.</w:t>
      </w:r>
      <w:r w:rsidR="00E85C04" w:rsidRPr="007D495B">
        <w:t xml:space="preserve"> The saturated hydraulic conductivity can be obtained from the extrapolation of soil water pressure to </w:t>
      </w:r>
      <w:r w:rsidR="007D495B" w:rsidRPr="007D495B">
        <w:t>0</w:t>
      </w:r>
      <w:r w:rsidR="00E85C04" w:rsidRPr="007D495B">
        <w:t xml:space="preserve"> Pa. </w:t>
      </w:r>
      <w:r w:rsidR="00E85C04" w:rsidRPr="006C720C">
        <w:t>It maintains higher values in the subsoil for the IT condition, statistically validated by t-tests</w:t>
      </w:r>
      <w:r w:rsidR="00E85C04" w:rsidRPr="007D495B">
        <w:t>.</w:t>
      </w:r>
    </w:p>
    <w:p w14:paraId="20B9A7BE" w14:textId="00C27019" w:rsidR="00CD2194" w:rsidRDefault="00CD2194" w:rsidP="006C720C">
      <w:pPr>
        <w:pStyle w:val="MDPI23heading3"/>
        <w:spacing w:before="240"/>
      </w:pPr>
      <w:r w:rsidRPr="00E97617">
        <w:t>Saturated hydraulic conductivity (K</w:t>
      </w:r>
      <w:r w:rsidRPr="00E97617">
        <w:rPr>
          <w:vertAlign w:val="subscript"/>
        </w:rPr>
        <w:t>s</w:t>
      </w:r>
      <w:r>
        <w:rPr>
          <w:vertAlign w:val="subscript"/>
        </w:rPr>
        <w:t>at</w:t>
      </w:r>
      <w:r w:rsidRPr="00E97617">
        <w:t>)</w:t>
      </w:r>
    </w:p>
    <w:p w14:paraId="66FCE99D" w14:textId="3D6D2116" w:rsidR="00E85C04" w:rsidRPr="009E37AA" w:rsidRDefault="00E85C04" w:rsidP="006C720C">
      <w:pPr>
        <w:pStyle w:val="MDPI31text"/>
        <w:spacing w:after="240"/>
      </w:pPr>
      <w:r w:rsidRPr="006C720C">
        <w:t>As expected, the K</w:t>
      </w:r>
      <w:r w:rsidRPr="006C720C">
        <w:rPr>
          <w:vertAlign w:val="subscript"/>
        </w:rPr>
        <w:t>sat</w:t>
      </w:r>
      <w:r w:rsidRPr="006C720C">
        <w:t xml:space="preserve"> presented values that increased in depth, given the increase in both the content and the size of the sands (Table 3). The K</w:t>
      </w:r>
      <w:r w:rsidRPr="006C720C">
        <w:rPr>
          <w:vertAlign w:val="subscript"/>
        </w:rPr>
        <w:t>sat</w:t>
      </w:r>
      <w:r w:rsidRPr="006C720C">
        <w:t xml:space="preserve"> collected data show </w:t>
      </w:r>
      <w:r w:rsidR="008201D6">
        <w:t xml:space="preserve">no </w:t>
      </w:r>
      <w:r w:rsidRPr="006C720C">
        <w:t xml:space="preserve">effect on the </w:t>
      </w:r>
      <w:r w:rsidR="008B34B7" w:rsidRPr="008B34B7">
        <w:t>places with frequent crossing of machinery (+M) and places without crossing (-M)</w:t>
      </w:r>
      <w:r w:rsidR="003C48E6">
        <w:t xml:space="preserve">, but a </w:t>
      </w:r>
      <w:r w:rsidR="008201D6">
        <w:t xml:space="preserve">significant </w:t>
      </w:r>
      <w:r w:rsidR="003C48E6">
        <w:t>decrease of it in low PR</w:t>
      </w:r>
      <w:r w:rsidR="008B34B7">
        <w:t xml:space="preserve"> </w:t>
      </w:r>
      <w:r w:rsidR="00FE09C5" w:rsidRPr="00FE09C5">
        <w:t>and</w:t>
      </w:r>
      <w:r w:rsidRPr="006C720C">
        <w:t xml:space="preserve"> </w:t>
      </w:r>
      <w:r w:rsidR="00D5096E">
        <w:t>t</w:t>
      </w:r>
      <w:r w:rsidR="003C48E6">
        <w:t>opsoil</w:t>
      </w:r>
      <w:r w:rsidR="008201D6">
        <w:t xml:space="preserve">, </w:t>
      </w:r>
      <w:r w:rsidR="008201D6" w:rsidRPr="008201D6">
        <w:t>related to their respective complements</w:t>
      </w:r>
      <w:r w:rsidR="007D495B" w:rsidRPr="006C720C">
        <w:t>. The K</w:t>
      </w:r>
      <w:r w:rsidR="007D495B" w:rsidRPr="006C720C">
        <w:rPr>
          <w:vertAlign w:val="subscript"/>
        </w:rPr>
        <w:t xml:space="preserve">sat </w:t>
      </w:r>
      <w:r w:rsidR="007D495B" w:rsidRPr="006C720C">
        <w:t>is considered as high,</w:t>
      </w:r>
      <w:r w:rsidR="007D495B" w:rsidRPr="006C720C">
        <w:rPr>
          <w:vertAlign w:val="subscript"/>
        </w:rPr>
        <w:t xml:space="preserve"> </w:t>
      </w:r>
      <w:r w:rsidRPr="006C720C">
        <w:t>since they are within the range of 0.06 to 0.6 cm min</w:t>
      </w:r>
      <w:r w:rsidRPr="006C720C">
        <w:rPr>
          <w:vertAlign w:val="superscript"/>
        </w:rPr>
        <w:t>-1</w:t>
      </w:r>
      <w:r w:rsidR="007D495B" w:rsidRPr="006C720C">
        <w:t>.</w:t>
      </w:r>
    </w:p>
    <w:p w14:paraId="50FE09DC" w14:textId="77777777" w:rsidR="00CD2194" w:rsidRPr="004A2C7A" w:rsidRDefault="00CD2194" w:rsidP="00CD2194">
      <w:pPr>
        <w:pStyle w:val="MDPI41tablecaption"/>
        <w:rPr>
          <w:b/>
        </w:rPr>
      </w:pPr>
      <w:r w:rsidRPr="00A92BD0">
        <w:rPr>
          <w:b/>
        </w:rPr>
        <w:t xml:space="preserve">Table 3. </w:t>
      </w:r>
      <w:r w:rsidRPr="004A2C7A">
        <w:rPr>
          <w:bCs/>
        </w:rPr>
        <w:t xml:space="preserve">Saturated hydraulic conductivity (mean, upper limit and lower limit derived by </w:t>
      </w:r>
      <w:r>
        <w:rPr>
          <w:bCs/>
        </w:rPr>
        <w:t>GLMM</w:t>
      </w:r>
      <w:r w:rsidRPr="004A2C7A">
        <w:rPr>
          <w:bCs/>
        </w:rPr>
        <w:t>) as a function of depth in high and low PR areas and for samples under the track and outside the tractor track.</w:t>
      </w:r>
    </w:p>
    <w:tbl>
      <w:tblPr>
        <w:tblW w:w="3824" w:type="pct"/>
        <w:tblInd w:w="2552" w:type="dxa"/>
        <w:tblLook w:val="00A0" w:firstRow="1" w:lastRow="0" w:firstColumn="1" w:lastColumn="0" w:noHBand="0" w:noVBand="0"/>
      </w:tblPr>
      <w:tblGrid>
        <w:gridCol w:w="1447"/>
        <w:gridCol w:w="183"/>
        <w:gridCol w:w="1057"/>
        <w:gridCol w:w="2809"/>
        <w:gridCol w:w="2605"/>
        <w:gridCol w:w="69"/>
      </w:tblGrid>
      <w:tr w:rsidR="00CD2194" w:rsidRPr="004A2C7A" w14:paraId="07DB9ACD" w14:textId="77777777" w:rsidTr="00385F5E">
        <w:tc>
          <w:tcPr>
            <w:tcW w:w="998" w:type="pct"/>
            <w:gridSpan w:val="2"/>
            <w:tcBorders>
              <w:top w:val="single" w:sz="4" w:space="0" w:color="auto"/>
            </w:tcBorders>
          </w:tcPr>
          <w:p w14:paraId="3CCD21DA" w14:textId="77777777" w:rsidR="00CD2194" w:rsidRPr="004A2C7A" w:rsidRDefault="00CD2194" w:rsidP="00385F5E">
            <w:pPr>
              <w:pStyle w:val="MDPI42tablebody"/>
              <w:spacing w:line="240" w:lineRule="auto"/>
              <w:rPr>
                <w:b/>
                <w:snapToGrid/>
              </w:rPr>
            </w:pPr>
          </w:p>
        </w:tc>
        <w:tc>
          <w:tcPr>
            <w:tcW w:w="4002" w:type="pct"/>
            <w:gridSpan w:val="4"/>
            <w:tcBorders>
              <w:top w:val="single" w:sz="4" w:space="0" w:color="auto"/>
            </w:tcBorders>
          </w:tcPr>
          <w:p w14:paraId="24987560" w14:textId="77777777" w:rsidR="00CD2194" w:rsidRPr="004A2C7A" w:rsidRDefault="00CD2194" w:rsidP="00385F5E">
            <w:pPr>
              <w:pStyle w:val="MDPI42tablebody"/>
              <w:spacing w:line="240" w:lineRule="auto"/>
              <w:rPr>
                <w:b/>
                <w:snapToGrid/>
              </w:rPr>
            </w:pPr>
            <w:r w:rsidRPr="004A2C7A">
              <w:rPr>
                <w:b/>
                <w:snapToGrid/>
              </w:rPr>
              <w:t>K</w:t>
            </w:r>
            <w:r w:rsidRPr="00B40317">
              <w:rPr>
                <w:b/>
                <w:snapToGrid/>
                <w:vertAlign w:val="subscript"/>
              </w:rPr>
              <w:t>sat</w:t>
            </w:r>
            <w:r w:rsidRPr="004A2C7A">
              <w:rPr>
                <w:b/>
                <w:snapToGrid/>
              </w:rPr>
              <w:t xml:space="preserve"> (cm m</w:t>
            </w:r>
            <w:r>
              <w:rPr>
                <w:b/>
                <w:snapToGrid/>
              </w:rPr>
              <w:t>in</w:t>
            </w:r>
            <w:r w:rsidRPr="004A2C7A">
              <w:rPr>
                <w:b/>
                <w:snapToGrid/>
                <w:vertAlign w:val="superscript"/>
              </w:rPr>
              <w:t>-1</w:t>
            </w:r>
            <w:r w:rsidRPr="004A2C7A">
              <w:rPr>
                <w:b/>
                <w:snapToGrid/>
              </w:rPr>
              <w:t>)</w:t>
            </w:r>
          </w:p>
        </w:tc>
      </w:tr>
      <w:tr w:rsidR="00CD2194" w:rsidRPr="004A2C7A" w14:paraId="22593106" w14:textId="77777777" w:rsidTr="00385F5E">
        <w:trPr>
          <w:gridAfter w:val="1"/>
          <w:wAfter w:w="42" w:type="pct"/>
        </w:trPr>
        <w:tc>
          <w:tcPr>
            <w:tcW w:w="886" w:type="pct"/>
            <w:tcBorders>
              <w:bottom w:val="single" w:sz="4" w:space="0" w:color="auto"/>
            </w:tcBorders>
          </w:tcPr>
          <w:p w14:paraId="0ECE636C" w14:textId="77777777" w:rsidR="00CD2194" w:rsidRPr="004A2C7A" w:rsidRDefault="00CD2194" w:rsidP="00385F5E">
            <w:pPr>
              <w:pStyle w:val="MDPI42tablebody"/>
              <w:spacing w:line="240" w:lineRule="auto"/>
              <w:rPr>
                <w:b/>
                <w:snapToGrid/>
              </w:rPr>
            </w:pPr>
            <w:r w:rsidRPr="004A2C7A">
              <w:rPr>
                <w:b/>
                <w:snapToGrid/>
              </w:rPr>
              <w:t>Position</w:t>
            </w:r>
          </w:p>
        </w:tc>
        <w:tc>
          <w:tcPr>
            <w:tcW w:w="759" w:type="pct"/>
            <w:gridSpan w:val="2"/>
            <w:tcBorders>
              <w:bottom w:val="single" w:sz="4" w:space="0" w:color="auto"/>
            </w:tcBorders>
          </w:tcPr>
          <w:p w14:paraId="1EC8DB83" w14:textId="77777777" w:rsidR="00CD2194" w:rsidRPr="004A2C7A" w:rsidRDefault="00CD2194" w:rsidP="00385F5E">
            <w:pPr>
              <w:pStyle w:val="MDPI42tablebody"/>
              <w:spacing w:line="240" w:lineRule="auto"/>
              <w:rPr>
                <w:b/>
                <w:snapToGrid/>
              </w:rPr>
            </w:pPr>
            <w:r w:rsidRPr="004A2C7A">
              <w:rPr>
                <w:b/>
                <w:snapToGrid/>
              </w:rPr>
              <w:t>Depth (cm)</w:t>
            </w:r>
          </w:p>
        </w:tc>
        <w:tc>
          <w:tcPr>
            <w:tcW w:w="1719" w:type="pct"/>
            <w:tcBorders>
              <w:bottom w:val="single" w:sz="4" w:space="0" w:color="auto"/>
            </w:tcBorders>
          </w:tcPr>
          <w:p w14:paraId="1A99E9B0" w14:textId="77777777" w:rsidR="00CD2194" w:rsidRPr="004A2C7A" w:rsidRDefault="00CD2194" w:rsidP="00385F5E">
            <w:pPr>
              <w:pStyle w:val="MDPI42tablebody"/>
              <w:spacing w:line="240" w:lineRule="auto"/>
              <w:rPr>
                <w:b/>
                <w:snapToGrid/>
              </w:rPr>
            </w:pPr>
            <w:r w:rsidRPr="004A2C7A">
              <w:rPr>
                <w:b/>
                <w:snapToGrid/>
              </w:rPr>
              <w:t>High PR (UL;LL)</w:t>
            </w:r>
          </w:p>
        </w:tc>
        <w:tc>
          <w:tcPr>
            <w:tcW w:w="1594" w:type="pct"/>
            <w:tcBorders>
              <w:bottom w:val="single" w:sz="4" w:space="0" w:color="auto"/>
            </w:tcBorders>
          </w:tcPr>
          <w:p w14:paraId="1DA6C827" w14:textId="77777777" w:rsidR="00CD2194" w:rsidRPr="004A2C7A" w:rsidRDefault="00CD2194" w:rsidP="00385F5E">
            <w:pPr>
              <w:pStyle w:val="MDPI42tablebody"/>
              <w:spacing w:line="240" w:lineRule="auto"/>
              <w:rPr>
                <w:b/>
                <w:snapToGrid/>
              </w:rPr>
            </w:pPr>
            <w:r w:rsidRPr="004A2C7A">
              <w:rPr>
                <w:b/>
                <w:snapToGrid/>
              </w:rPr>
              <w:t>Low PR (UL;LL)</w:t>
            </w:r>
          </w:p>
        </w:tc>
      </w:tr>
      <w:tr w:rsidR="00CD2194" w:rsidRPr="004A2C7A" w14:paraId="4508CB08" w14:textId="77777777" w:rsidTr="00385F5E">
        <w:trPr>
          <w:gridAfter w:val="1"/>
          <w:wAfter w:w="42" w:type="pct"/>
        </w:trPr>
        <w:tc>
          <w:tcPr>
            <w:tcW w:w="886" w:type="pct"/>
            <w:vMerge w:val="restart"/>
            <w:tcBorders>
              <w:top w:val="single" w:sz="4" w:space="0" w:color="auto"/>
            </w:tcBorders>
          </w:tcPr>
          <w:p w14:paraId="52BA7724" w14:textId="56CDFEC4" w:rsidR="00CD2194" w:rsidRPr="004A2C7A" w:rsidRDefault="008B34B7" w:rsidP="00385F5E">
            <w:pPr>
              <w:pStyle w:val="MDPI42tablebody"/>
              <w:spacing w:line="240" w:lineRule="auto"/>
              <w:rPr>
                <w:bCs/>
                <w:snapToGrid/>
              </w:rPr>
            </w:pPr>
            <w:r>
              <w:rPr>
                <w:bCs/>
                <w:snapToGrid/>
              </w:rPr>
              <w:t>+M</w:t>
            </w:r>
          </w:p>
        </w:tc>
        <w:tc>
          <w:tcPr>
            <w:tcW w:w="759" w:type="pct"/>
            <w:gridSpan w:val="2"/>
            <w:tcBorders>
              <w:top w:val="single" w:sz="4" w:space="0" w:color="auto"/>
            </w:tcBorders>
          </w:tcPr>
          <w:p w14:paraId="56797040" w14:textId="37B37DEB" w:rsidR="00CD2194" w:rsidRPr="004A2C7A" w:rsidRDefault="00D5096E" w:rsidP="00385F5E">
            <w:pPr>
              <w:pStyle w:val="MDPI42tablebody"/>
              <w:spacing w:line="240" w:lineRule="auto"/>
              <w:rPr>
                <w:bCs/>
                <w:snapToGrid/>
              </w:rPr>
            </w:pPr>
            <w:r>
              <w:rPr>
                <w:bCs/>
                <w:snapToGrid/>
              </w:rPr>
              <w:t>t</w:t>
            </w:r>
            <w:r w:rsidR="00CD2194" w:rsidRPr="004A2C7A">
              <w:rPr>
                <w:bCs/>
                <w:snapToGrid/>
              </w:rPr>
              <w:t>opsoil</w:t>
            </w:r>
          </w:p>
        </w:tc>
        <w:tc>
          <w:tcPr>
            <w:tcW w:w="1719" w:type="pct"/>
            <w:tcBorders>
              <w:top w:val="single" w:sz="4" w:space="0" w:color="auto"/>
            </w:tcBorders>
          </w:tcPr>
          <w:p w14:paraId="0BD42EBB" w14:textId="77777777" w:rsidR="00CD2194" w:rsidRPr="004A2C7A" w:rsidRDefault="00CD2194" w:rsidP="00385F5E">
            <w:pPr>
              <w:pStyle w:val="MDPI42tablebody"/>
              <w:spacing w:line="240" w:lineRule="auto"/>
              <w:rPr>
                <w:bCs/>
                <w:snapToGrid/>
              </w:rPr>
            </w:pPr>
            <w:r w:rsidRPr="004A2C7A">
              <w:rPr>
                <w:bCs/>
                <w:snapToGrid/>
              </w:rPr>
              <w:t>0.083 (-0.021; 0.191)</w:t>
            </w:r>
          </w:p>
        </w:tc>
        <w:tc>
          <w:tcPr>
            <w:tcW w:w="1594" w:type="pct"/>
            <w:tcBorders>
              <w:top w:val="single" w:sz="4" w:space="0" w:color="auto"/>
            </w:tcBorders>
          </w:tcPr>
          <w:p w14:paraId="6611697D" w14:textId="77777777" w:rsidR="00CD2194" w:rsidRPr="004A2C7A" w:rsidRDefault="00CD2194" w:rsidP="00385F5E">
            <w:pPr>
              <w:pStyle w:val="MDPI42tablebody"/>
              <w:spacing w:line="240" w:lineRule="auto"/>
              <w:rPr>
                <w:bCs/>
                <w:snapToGrid/>
              </w:rPr>
            </w:pPr>
            <w:r w:rsidRPr="004A2C7A">
              <w:rPr>
                <w:bCs/>
                <w:snapToGrid/>
              </w:rPr>
              <w:t xml:space="preserve"> 0.043 (-0.028; 0.116)</w:t>
            </w:r>
          </w:p>
        </w:tc>
      </w:tr>
      <w:tr w:rsidR="00CD2194" w:rsidRPr="004A2C7A" w14:paraId="4E785730" w14:textId="77777777" w:rsidTr="00385F5E">
        <w:trPr>
          <w:gridAfter w:val="1"/>
          <w:wAfter w:w="42" w:type="pct"/>
        </w:trPr>
        <w:tc>
          <w:tcPr>
            <w:tcW w:w="886" w:type="pct"/>
            <w:vMerge/>
            <w:tcBorders>
              <w:bottom w:val="single" w:sz="4" w:space="0" w:color="auto"/>
            </w:tcBorders>
          </w:tcPr>
          <w:p w14:paraId="7D61DDF3" w14:textId="77777777" w:rsidR="00CD2194" w:rsidRPr="004A2C7A" w:rsidRDefault="00CD2194" w:rsidP="00385F5E">
            <w:pPr>
              <w:pStyle w:val="MDPI42tablebody"/>
              <w:spacing w:line="240" w:lineRule="auto"/>
              <w:rPr>
                <w:bCs/>
                <w:snapToGrid/>
              </w:rPr>
            </w:pPr>
          </w:p>
        </w:tc>
        <w:tc>
          <w:tcPr>
            <w:tcW w:w="759" w:type="pct"/>
            <w:gridSpan w:val="2"/>
            <w:tcBorders>
              <w:bottom w:val="single" w:sz="4" w:space="0" w:color="auto"/>
            </w:tcBorders>
          </w:tcPr>
          <w:p w14:paraId="2E8CB0A2" w14:textId="7BF27C9B" w:rsidR="00CD2194" w:rsidRPr="004A2C7A" w:rsidRDefault="00D5096E" w:rsidP="00385F5E">
            <w:pPr>
              <w:pStyle w:val="MDPI42tablebody"/>
              <w:spacing w:line="240" w:lineRule="auto"/>
              <w:rPr>
                <w:bCs/>
                <w:snapToGrid/>
              </w:rPr>
            </w:pPr>
            <w:r>
              <w:rPr>
                <w:bCs/>
                <w:snapToGrid/>
              </w:rPr>
              <w:t>s</w:t>
            </w:r>
            <w:r w:rsidR="00CD2194" w:rsidRPr="004A2C7A">
              <w:rPr>
                <w:bCs/>
                <w:snapToGrid/>
              </w:rPr>
              <w:t>ubsoil</w:t>
            </w:r>
          </w:p>
        </w:tc>
        <w:tc>
          <w:tcPr>
            <w:tcW w:w="1719" w:type="pct"/>
            <w:tcBorders>
              <w:bottom w:val="single" w:sz="4" w:space="0" w:color="auto"/>
            </w:tcBorders>
          </w:tcPr>
          <w:p w14:paraId="66610C58" w14:textId="77777777" w:rsidR="00CD2194" w:rsidRPr="004A2C7A" w:rsidRDefault="00CD2194" w:rsidP="00385F5E">
            <w:pPr>
              <w:pStyle w:val="MDPI42tablebody"/>
              <w:spacing w:line="240" w:lineRule="auto"/>
              <w:rPr>
                <w:bCs/>
                <w:snapToGrid/>
              </w:rPr>
            </w:pPr>
            <w:r w:rsidRPr="004A2C7A">
              <w:rPr>
                <w:bCs/>
                <w:snapToGrid/>
              </w:rPr>
              <w:t>0.171 (0.069; 0.281)</w:t>
            </w:r>
          </w:p>
        </w:tc>
        <w:tc>
          <w:tcPr>
            <w:tcW w:w="1594" w:type="pct"/>
            <w:tcBorders>
              <w:bottom w:val="single" w:sz="4" w:space="0" w:color="auto"/>
            </w:tcBorders>
          </w:tcPr>
          <w:p w14:paraId="34236F79" w14:textId="77777777" w:rsidR="00CD2194" w:rsidRPr="004A2C7A" w:rsidRDefault="00CD2194" w:rsidP="00385F5E">
            <w:pPr>
              <w:pStyle w:val="MDPI42tablebody"/>
              <w:spacing w:line="240" w:lineRule="auto"/>
              <w:rPr>
                <w:bCs/>
                <w:snapToGrid/>
              </w:rPr>
            </w:pPr>
            <w:r w:rsidRPr="004A2C7A">
              <w:rPr>
                <w:bCs/>
                <w:snapToGrid/>
              </w:rPr>
              <w:t>0.060 (0.031; 0.092)</w:t>
            </w:r>
          </w:p>
        </w:tc>
      </w:tr>
      <w:tr w:rsidR="00CD2194" w:rsidRPr="004A2C7A" w14:paraId="52466746" w14:textId="77777777" w:rsidTr="00385F5E">
        <w:trPr>
          <w:gridAfter w:val="1"/>
          <w:wAfter w:w="42" w:type="pct"/>
        </w:trPr>
        <w:tc>
          <w:tcPr>
            <w:tcW w:w="886" w:type="pct"/>
            <w:vMerge w:val="restart"/>
            <w:tcBorders>
              <w:top w:val="single" w:sz="4" w:space="0" w:color="auto"/>
            </w:tcBorders>
          </w:tcPr>
          <w:p w14:paraId="79B5AB4B" w14:textId="20A33727" w:rsidR="00CD2194" w:rsidRPr="004A2C7A" w:rsidRDefault="008B34B7" w:rsidP="00385F5E">
            <w:pPr>
              <w:pStyle w:val="MDPI42tablebody"/>
              <w:spacing w:line="240" w:lineRule="auto"/>
              <w:rPr>
                <w:bCs/>
                <w:snapToGrid/>
              </w:rPr>
            </w:pPr>
            <w:r>
              <w:rPr>
                <w:bCs/>
                <w:snapToGrid/>
              </w:rPr>
              <w:t>-M</w:t>
            </w:r>
          </w:p>
        </w:tc>
        <w:tc>
          <w:tcPr>
            <w:tcW w:w="759" w:type="pct"/>
            <w:gridSpan w:val="2"/>
            <w:tcBorders>
              <w:top w:val="single" w:sz="4" w:space="0" w:color="auto"/>
            </w:tcBorders>
          </w:tcPr>
          <w:p w14:paraId="49795ACD" w14:textId="30879BED" w:rsidR="00CD2194" w:rsidRPr="004A2C7A" w:rsidRDefault="00D5096E" w:rsidP="00385F5E">
            <w:pPr>
              <w:pStyle w:val="MDPI42tablebody"/>
              <w:spacing w:line="240" w:lineRule="auto"/>
              <w:rPr>
                <w:bCs/>
                <w:snapToGrid/>
              </w:rPr>
            </w:pPr>
            <w:r>
              <w:rPr>
                <w:bCs/>
                <w:snapToGrid/>
              </w:rPr>
              <w:t>t</w:t>
            </w:r>
            <w:r w:rsidR="00CD2194" w:rsidRPr="004A2C7A">
              <w:rPr>
                <w:bCs/>
                <w:snapToGrid/>
              </w:rPr>
              <w:t>opsoil</w:t>
            </w:r>
          </w:p>
        </w:tc>
        <w:tc>
          <w:tcPr>
            <w:tcW w:w="1719" w:type="pct"/>
            <w:tcBorders>
              <w:top w:val="single" w:sz="4" w:space="0" w:color="auto"/>
            </w:tcBorders>
          </w:tcPr>
          <w:p w14:paraId="4F9D3C5E" w14:textId="77777777" w:rsidR="00CD2194" w:rsidRPr="004A2C7A" w:rsidRDefault="00CD2194" w:rsidP="00385F5E">
            <w:pPr>
              <w:pStyle w:val="MDPI42tablebody"/>
              <w:spacing w:line="240" w:lineRule="auto"/>
              <w:rPr>
                <w:bCs/>
                <w:snapToGrid/>
              </w:rPr>
            </w:pPr>
            <w:r w:rsidRPr="004A2C7A">
              <w:rPr>
                <w:bCs/>
                <w:snapToGrid/>
              </w:rPr>
              <w:t>0.144 (0.073; 0.224)</w:t>
            </w:r>
          </w:p>
        </w:tc>
        <w:tc>
          <w:tcPr>
            <w:tcW w:w="1594" w:type="pct"/>
            <w:tcBorders>
              <w:top w:val="single" w:sz="4" w:space="0" w:color="auto"/>
            </w:tcBorders>
          </w:tcPr>
          <w:p w14:paraId="5E21D071" w14:textId="77777777" w:rsidR="00CD2194" w:rsidRPr="004A2C7A" w:rsidRDefault="00CD2194" w:rsidP="00385F5E">
            <w:pPr>
              <w:pStyle w:val="MDPI42tablebody"/>
              <w:spacing w:line="240" w:lineRule="auto"/>
              <w:rPr>
                <w:bCs/>
                <w:snapToGrid/>
              </w:rPr>
            </w:pPr>
            <w:r w:rsidRPr="004A2C7A">
              <w:rPr>
                <w:bCs/>
                <w:snapToGrid/>
              </w:rPr>
              <w:t>0.055 (0.005; 0.107)</w:t>
            </w:r>
          </w:p>
        </w:tc>
      </w:tr>
      <w:tr w:rsidR="00CD2194" w:rsidRPr="004A2C7A" w14:paraId="3BB44803" w14:textId="77777777" w:rsidTr="00385F5E">
        <w:trPr>
          <w:gridAfter w:val="1"/>
          <w:wAfter w:w="42" w:type="pct"/>
        </w:trPr>
        <w:tc>
          <w:tcPr>
            <w:tcW w:w="886" w:type="pct"/>
            <w:vMerge/>
            <w:tcBorders>
              <w:bottom w:val="single" w:sz="4" w:space="0" w:color="auto"/>
            </w:tcBorders>
          </w:tcPr>
          <w:p w14:paraId="71F4DBAB" w14:textId="77777777" w:rsidR="00CD2194" w:rsidRPr="004A2C7A" w:rsidRDefault="00CD2194" w:rsidP="00385F5E">
            <w:pPr>
              <w:pStyle w:val="MDPI42tablebody"/>
              <w:spacing w:line="240" w:lineRule="auto"/>
              <w:rPr>
                <w:bCs/>
                <w:snapToGrid/>
              </w:rPr>
            </w:pPr>
          </w:p>
        </w:tc>
        <w:tc>
          <w:tcPr>
            <w:tcW w:w="759" w:type="pct"/>
            <w:gridSpan w:val="2"/>
            <w:tcBorders>
              <w:bottom w:val="single" w:sz="4" w:space="0" w:color="auto"/>
            </w:tcBorders>
          </w:tcPr>
          <w:p w14:paraId="599C16E5" w14:textId="5D7594E2" w:rsidR="00CD2194" w:rsidRPr="004A2C7A" w:rsidRDefault="00D5096E" w:rsidP="00385F5E">
            <w:pPr>
              <w:pStyle w:val="MDPI42tablebody"/>
              <w:spacing w:line="240" w:lineRule="auto"/>
              <w:rPr>
                <w:bCs/>
                <w:snapToGrid/>
              </w:rPr>
            </w:pPr>
            <w:r>
              <w:rPr>
                <w:bCs/>
                <w:snapToGrid/>
              </w:rPr>
              <w:t>s</w:t>
            </w:r>
            <w:r w:rsidR="00CD2194" w:rsidRPr="004A2C7A">
              <w:rPr>
                <w:bCs/>
                <w:snapToGrid/>
              </w:rPr>
              <w:t>ubsoil</w:t>
            </w:r>
          </w:p>
        </w:tc>
        <w:tc>
          <w:tcPr>
            <w:tcW w:w="1719" w:type="pct"/>
            <w:tcBorders>
              <w:bottom w:val="single" w:sz="4" w:space="0" w:color="auto"/>
            </w:tcBorders>
          </w:tcPr>
          <w:p w14:paraId="54273F0F" w14:textId="77777777" w:rsidR="00CD2194" w:rsidRPr="004A2C7A" w:rsidRDefault="00CD2194" w:rsidP="00385F5E">
            <w:pPr>
              <w:pStyle w:val="MDPI42tablebody"/>
              <w:spacing w:line="240" w:lineRule="auto"/>
              <w:rPr>
                <w:bCs/>
                <w:snapToGrid/>
              </w:rPr>
            </w:pPr>
            <w:r w:rsidRPr="004A2C7A">
              <w:rPr>
                <w:bCs/>
                <w:snapToGrid/>
              </w:rPr>
              <w:t>0.218 (0.117; 0.329)</w:t>
            </w:r>
          </w:p>
        </w:tc>
        <w:tc>
          <w:tcPr>
            <w:tcW w:w="1594" w:type="pct"/>
            <w:tcBorders>
              <w:bottom w:val="single" w:sz="4" w:space="0" w:color="auto"/>
            </w:tcBorders>
          </w:tcPr>
          <w:p w14:paraId="00AB038F" w14:textId="77777777" w:rsidR="00CD2194" w:rsidRPr="004A2C7A" w:rsidRDefault="00CD2194" w:rsidP="00385F5E">
            <w:pPr>
              <w:pStyle w:val="MDPI42tablebody"/>
              <w:spacing w:line="240" w:lineRule="auto"/>
              <w:rPr>
                <w:bCs/>
                <w:snapToGrid/>
              </w:rPr>
            </w:pPr>
            <w:r w:rsidRPr="004A2C7A">
              <w:rPr>
                <w:bCs/>
                <w:snapToGrid/>
              </w:rPr>
              <w:t xml:space="preserve"> 0.061 (-0.009; 0.135)</w:t>
            </w:r>
          </w:p>
        </w:tc>
      </w:tr>
    </w:tbl>
    <w:p w14:paraId="19EACB53" w14:textId="0ED35136" w:rsidR="00E85C04" w:rsidRDefault="00E85C04" w:rsidP="006C720C">
      <w:pPr>
        <w:pStyle w:val="MDPI31text"/>
      </w:pPr>
      <w:r w:rsidRPr="006C720C">
        <w:lastRenderedPageBreak/>
        <w:t>The confidence intervals showed a great dispersion (Table 4)</w:t>
      </w:r>
      <w:r w:rsidRPr="00A92BD0">
        <w:t xml:space="preserve">. </w:t>
      </w:r>
      <w:r w:rsidRPr="006C720C">
        <w:t>Consequently, the K</w:t>
      </w:r>
      <w:r w:rsidRPr="006C720C">
        <w:rPr>
          <w:vertAlign w:val="subscript"/>
        </w:rPr>
        <w:t>sat</w:t>
      </w:r>
      <w:r w:rsidRPr="006C720C">
        <w:t xml:space="preserve"> values behave independently of the positions and depths at which they were measured (Table 3).</w:t>
      </w:r>
    </w:p>
    <w:p w14:paraId="58B1AA2A" w14:textId="69ECEB97" w:rsidR="00AB3E77" w:rsidRDefault="00AB3E77" w:rsidP="00AB3E77">
      <w:pPr>
        <w:pStyle w:val="MDPI23heading3"/>
      </w:pPr>
      <w:r w:rsidRPr="00997F44">
        <w:t>Water Repellency Index (R)</w:t>
      </w:r>
    </w:p>
    <w:p w14:paraId="125F544A" w14:textId="0AC68DFA" w:rsidR="00C43214" w:rsidRPr="00A92BD0" w:rsidRDefault="00C43214" w:rsidP="00C43214">
      <w:pPr>
        <w:pStyle w:val="MDPI31text"/>
        <w:spacing w:after="240"/>
      </w:pPr>
      <w:r w:rsidRPr="006C720C">
        <w:t xml:space="preserve">Based on a previous diagnosis </w:t>
      </w:r>
      <w:r w:rsidR="00621DD9">
        <w:fldChar w:fldCharType="begin"/>
      </w:r>
      <w:r w:rsidR="00621DD9">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621DD9">
        <w:fldChar w:fldCharType="separate"/>
      </w:r>
      <w:r w:rsidR="00621DD9">
        <w:rPr>
          <w:noProof/>
        </w:rPr>
        <w:t>[6]</w:t>
      </w:r>
      <w:r w:rsidR="00621DD9">
        <w:fldChar w:fldCharType="end"/>
      </w:r>
      <w:r w:rsidRPr="006C720C">
        <w:t xml:space="preserve"> and because water repellency tends to increase in coarse-textured soils </w:t>
      </w:r>
      <w:r w:rsidR="00621DD9">
        <w:fldChar w:fldCharType="begin"/>
      </w:r>
      <w:r w:rsidR="00FB5D05">
        <w:instrText xml:space="preserve"> ADDIN EN.CITE &lt;EndNote&gt;&lt;Cite&gt;&lt;Author&gt;Harper&lt;/Author&gt;&lt;Year&gt;2000&lt;/Year&gt;&lt;RecNum&gt;30&lt;/RecNum&gt;&lt;DisplayText&gt;&lt;style size="10"&gt;[37]&lt;/style&gt;&lt;/DisplayText&gt;&lt;record&gt;&lt;rec-number&gt;30&lt;/rec-number&gt;&lt;foreign-keys&gt;&lt;key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621DD9">
        <w:fldChar w:fldCharType="separate"/>
      </w:r>
      <w:r w:rsidR="00FB5D05">
        <w:rPr>
          <w:noProof/>
        </w:rPr>
        <w:t>[37]</w:t>
      </w:r>
      <w:r w:rsidR="00621DD9">
        <w:fldChar w:fldCharType="end"/>
      </w:r>
      <w:r w:rsidRPr="006C720C">
        <w:t>, it was expected to find this phenomenon at the study site. Nevertheless, treatments did not show water repellency or hydrophobicity (Table 4), except treatment 3 of the low PR area, with a R value slightly higher than 2. However, there were no differences (</w:t>
      </w:r>
      <w:r w:rsidRPr="006C720C">
        <w:rPr>
          <w:i/>
          <w:iCs/>
        </w:rPr>
        <w:t>p</w:t>
      </w:r>
      <w:r w:rsidRPr="006C720C">
        <w:t xml:space="preserve"> &gt; 0.05) between treatments or between high and low PR areas</w:t>
      </w:r>
      <w:r w:rsidR="00265A78" w:rsidRPr="00265A78">
        <w:t>.</w:t>
      </w:r>
    </w:p>
    <w:p w14:paraId="6DE52F0C" w14:textId="6A1A1016" w:rsidR="00AB3E77" w:rsidRPr="00A92BD0" w:rsidRDefault="00AB3E77" w:rsidP="00AB3E77">
      <w:pPr>
        <w:pStyle w:val="MDPI41tablecaption"/>
      </w:pPr>
      <w:r w:rsidRPr="00165A89">
        <w:rPr>
          <w:b/>
          <w:bCs/>
        </w:rPr>
        <w:t>Table 4.</w:t>
      </w:r>
      <w:r w:rsidRPr="00165A89">
        <w:t xml:space="preserve"> </w:t>
      </w:r>
      <w:r w:rsidRPr="00A92BD0">
        <w:t xml:space="preserve">Repellency index (R, </w:t>
      </w:r>
      <w:r w:rsidRPr="008B34B7">
        <w:rPr>
          <w:szCs w:val="18"/>
        </w:rPr>
        <w:t xml:space="preserve">dimensionless) obtained by the method proposed by </w:t>
      </w:r>
      <w:r w:rsidR="00621DD9" w:rsidRPr="008B34B7">
        <w:rPr>
          <w:szCs w:val="18"/>
        </w:rPr>
        <w:fldChar w:fldCharType="begin"/>
      </w:r>
      <w:r w:rsidR="00FB5D05">
        <w:rPr>
          <w:szCs w:val="18"/>
        </w:rPr>
        <w:instrText xml:space="preserve"> ADDIN EN.CITE &lt;EndNote&gt;&lt;Cite AuthorYear="1"&gt;&lt;Author&gt;Tillman&lt;/Author&gt;&lt;Year&gt;1989&lt;/Year&gt;&lt;RecNum&gt;66&lt;/RecNum&gt;&lt;DisplayText&gt;&lt;style size="10"&gt;Tillman, et al. [28]&lt;/style&gt;&lt;/DisplayText&gt;&lt;record&gt;&lt;rec-number&gt;66&lt;/rec-number&gt;&lt;foreign-keys&gt;&lt;key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621DD9" w:rsidRPr="008B34B7">
        <w:rPr>
          <w:szCs w:val="18"/>
        </w:rPr>
        <w:fldChar w:fldCharType="separate"/>
      </w:r>
      <w:r w:rsidR="00FB5D05" w:rsidRPr="00FB5D05">
        <w:rPr>
          <w:noProof/>
          <w:sz w:val="20"/>
          <w:szCs w:val="18"/>
        </w:rPr>
        <w:t>Tillman, et al. [28]</w:t>
      </w:r>
      <w:r w:rsidR="00621DD9" w:rsidRPr="008B34B7">
        <w:rPr>
          <w:szCs w:val="18"/>
        </w:rPr>
        <w:fldChar w:fldCharType="end"/>
      </w:r>
      <w:r w:rsidRPr="008B34B7">
        <w:rPr>
          <w:szCs w:val="18"/>
        </w:rPr>
        <w:t xml:space="preserve"> in air-dried samples.</w:t>
      </w:r>
    </w:p>
    <w:tbl>
      <w:tblPr>
        <w:tblW w:w="7839" w:type="dxa"/>
        <w:tblInd w:w="2651" w:type="dxa"/>
        <w:tblCellMar>
          <w:left w:w="70" w:type="dxa"/>
          <w:right w:w="70" w:type="dxa"/>
        </w:tblCellMar>
        <w:tblLook w:val="00A0" w:firstRow="1" w:lastRow="0" w:firstColumn="1" w:lastColumn="0" w:noHBand="0" w:noVBand="0"/>
      </w:tblPr>
      <w:tblGrid>
        <w:gridCol w:w="1460"/>
        <w:gridCol w:w="1418"/>
        <w:gridCol w:w="1559"/>
        <w:gridCol w:w="1701"/>
        <w:gridCol w:w="1701"/>
      </w:tblGrid>
      <w:tr w:rsidR="00AB3E77" w:rsidRPr="00A92BD0" w14:paraId="7BFCB653" w14:textId="77777777" w:rsidTr="00385F5E">
        <w:trPr>
          <w:trHeight w:val="315"/>
        </w:trPr>
        <w:tc>
          <w:tcPr>
            <w:tcW w:w="1460" w:type="dxa"/>
            <w:tcBorders>
              <w:top w:val="single" w:sz="8" w:space="0" w:color="auto"/>
              <w:left w:val="nil"/>
              <w:bottom w:val="nil"/>
              <w:right w:val="nil"/>
            </w:tcBorders>
            <w:vAlign w:val="center"/>
          </w:tcPr>
          <w:p w14:paraId="0C4AD78C" w14:textId="77777777" w:rsidR="00AB3E77" w:rsidRPr="00A92BD0" w:rsidRDefault="00AB3E77" w:rsidP="00385F5E">
            <w:pPr>
              <w:spacing w:line="240" w:lineRule="auto"/>
              <w:jc w:val="center"/>
              <w:rPr>
                <w:b/>
                <w:szCs w:val="22"/>
              </w:rPr>
            </w:pPr>
            <w:r w:rsidRPr="00A92BD0">
              <w:rPr>
                <w:b/>
                <w:szCs w:val="22"/>
              </w:rPr>
              <w:t>Zone</w:t>
            </w:r>
          </w:p>
        </w:tc>
        <w:tc>
          <w:tcPr>
            <w:tcW w:w="1418" w:type="dxa"/>
            <w:tcBorders>
              <w:top w:val="single" w:sz="8" w:space="0" w:color="auto"/>
              <w:left w:val="nil"/>
              <w:bottom w:val="nil"/>
              <w:right w:val="nil"/>
            </w:tcBorders>
            <w:vAlign w:val="center"/>
          </w:tcPr>
          <w:p w14:paraId="2E3BD6D3" w14:textId="77777777" w:rsidR="00AB3E77" w:rsidRPr="00A92BD0" w:rsidRDefault="00AB3E77" w:rsidP="00385F5E">
            <w:pPr>
              <w:spacing w:line="240" w:lineRule="auto"/>
              <w:jc w:val="center"/>
              <w:rPr>
                <w:b/>
                <w:szCs w:val="22"/>
              </w:rPr>
            </w:pPr>
            <w:r w:rsidRPr="00A92BD0">
              <w:rPr>
                <w:b/>
                <w:szCs w:val="22"/>
              </w:rPr>
              <w:t>Treat.</w:t>
            </w:r>
          </w:p>
        </w:tc>
        <w:tc>
          <w:tcPr>
            <w:tcW w:w="1559" w:type="dxa"/>
            <w:tcBorders>
              <w:top w:val="single" w:sz="8" w:space="0" w:color="auto"/>
              <w:left w:val="nil"/>
              <w:bottom w:val="nil"/>
              <w:right w:val="nil"/>
            </w:tcBorders>
            <w:vAlign w:val="center"/>
          </w:tcPr>
          <w:p w14:paraId="48AD22A3" w14:textId="77777777" w:rsidR="00AB3E77" w:rsidRPr="00A92BD0" w:rsidRDefault="00AB3E77" w:rsidP="00385F5E">
            <w:pPr>
              <w:spacing w:line="240" w:lineRule="auto"/>
              <w:jc w:val="center"/>
              <w:rPr>
                <w:b/>
                <w:szCs w:val="22"/>
              </w:rPr>
            </w:pPr>
            <w:r w:rsidRPr="00A92BD0">
              <w:rPr>
                <w:b/>
                <w:szCs w:val="22"/>
              </w:rPr>
              <w:t>Position</w:t>
            </w:r>
          </w:p>
        </w:tc>
        <w:tc>
          <w:tcPr>
            <w:tcW w:w="1701" w:type="dxa"/>
            <w:tcBorders>
              <w:top w:val="single" w:sz="8" w:space="0" w:color="auto"/>
              <w:left w:val="nil"/>
              <w:bottom w:val="nil"/>
              <w:right w:val="nil"/>
            </w:tcBorders>
            <w:vAlign w:val="center"/>
          </w:tcPr>
          <w:p w14:paraId="351693B8" w14:textId="77777777" w:rsidR="00AB3E77" w:rsidRPr="00A92BD0" w:rsidRDefault="00AB3E77" w:rsidP="00385F5E">
            <w:pPr>
              <w:spacing w:line="240" w:lineRule="auto"/>
              <w:jc w:val="center"/>
              <w:rPr>
                <w:b/>
                <w:szCs w:val="22"/>
              </w:rPr>
            </w:pPr>
            <w:r w:rsidRPr="00A92BD0">
              <w:rPr>
                <w:b/>
                <w:szCs w:val="22"/>
              </w:rPr>
              <w:t>Depth.</w:t>
            </w:r>
          </w:p>
        </w:tc>
        <w:tc>
          <w:tcPr>
            <w:tcW w:w="1701" w:type="dxa"/>
            <w:tcBorders>
              <w:top w:val="single" w:sz="8" w:space="0" w:color="auto"/>
              <w:left w:val="nil"/>
              <w:bottom w:val="nil"/>
              <w:right w:val="nil"/>
            </w:tcBorders>
            <w:vAlign w:val="center"/>
          </w:tcPr>
          <w:p w14:paraId="3E2DBEC7" w14:textId="77777777" w:rsidR="00AB3E77" w:rsidRPr="00A92BD0" w:rsidRDefault="00AB3E77" w:rsidP="00385F5E">
            <w:pPr>
              <w:spacing w:line="240" w:lineRule="auto"/>
              <w:jc w:val="center"/>
              <w:rPr>
                <w:b/>
                <w:szCs w:val="22"/>
              </w:rPr>
            </w:pPr>
            <w:r w:rsidRPr="00A92BD0">
              <w:rPr>
                <w:b/>
                <w:szCs w:val="22"/>
              </w:rPr>
              <w:t>R-Index</w:t>
            </w:r>
          </w:p>
        </w:tc>
      </w:tr>
      <w:tr w:rsidR="00AB3E77" w:rsidRPr="00A92BD0" w14:paraId="123E98BD" w14:textId="77777777" w:rsidTr="00385F5E">
        <w:trPr>
          <w:trHeight w:val="284"/>
        </w:trPr>
        <w:tc>
          <w:tcPr>
            <w:tcW w:w="1460" w:type="dxa"/>
            <w:tcBorders>
              <w:top w:val="nil"/>
              <w:left w:val="nil"/>
              <w:bottom w:val="single" w:sz="8" w:space="0" w:color="auto"/>
              <w:right w:val="nil"/>
            </w:tcBorders>
            <w:vAlign w:val="center"/>
          </w:tcPr>
          <w:p w14:paraId="28EB8CC8" w14:textId="77777777" w:rsidR="00AB3E77" w:rsidRPr="00A92BD0" w:rsidRDefault="00AB3E77" w:rsidP="00385F5E">
            <w:pPr>
              <w:spacing w:line="240" w:lineRule="auto"/>
              <w:jc w:val="center"/>
              <w:rPr>
                <w:b/>
                <w:szCs w:val="22"/>
              </w:rPr>
            </w:pPr>
          </w:p>
        </w:tc>
        <w:tc>
          <w:tcPr>
            <w:tcW w:w="1418" w:type="dxa"/>
            <w:tcBorders>
              <w:top w:val="nil"/>
              <w:left w:val="nil"/>
              <w:bottom w:val="single" w:sz="8" w:space="0" w:color="auto"/>
              <w:right w:val="nil"/>
            </w:tcBorders>
            <w:vAlign w:val="center"/>
          </w:tcPr>
          <w:p w14:paraId="6F84AD98" w14:textId="77777777" w:rsidR="00AB3E77" w:rsidRPr="00A92BD0" w:rsidRDefault="00AB3E77" w:rsidP="00385F5E">
            <w:pPr>
              <w:spacing w:line="240" w:lineRule="auto"/>
              <w:jc w:val="center"/>
              <w:rPr>
                <w:b/>
                <w:szCs w:val="22"/>
              </w:rPr>
            </w:pPr>
          </w:p>
        </w:tc>
        <w:tc>
          <w:tcPr>
            <w:tcW w:w="1559" w:type="dxa"/>
            <w:tcBorders>
              <w:top w:val="nil"/>
              <w:left w:val="nil"/>
              <w:bottom w:val="single" w:sz="8" w:space="0" w:color="auto"/>
              <w:right w:val="nil"/>
            </w:tcBorders>
            <w:vAlign w:val="center"/>
          </w:tcPr>
          <w:p w14:paraId="5004915C" w14:textId="77777777" w:rsidR="00AB3E77" w:rsidRPr="00A92BD0" w:rsidRDefault="00AB3E77" w:rsidP="00385F5E">
            <w:pPr>
              <w:spacing w:line="240" w:lineRule="auto"/>
              <w:jc w:val="center"/>
              <w:rPr>
                <w:b/>
                <w:szCs w:val="22"/>
              </w:rPr>
            </w:pPr>
          </w:p>
        </w:tc>
        <w:tc>
          <w:tcPr>
            <w:tcW w:w="1701" w:type="dxa"/>
            <w:tcBorders>
              <w:top w:val="nil"/>
              <w:left w:val="nil"/>
              <w:bottom w:val="single" w:sz="8" w:space="0" w:color="auto"/>
              <w:right w:val="nil"/>
            </w:tcBorders>
            <w:vAlign w:val="center"/>
          </w:tcPr>
          <w:p w14:paraId="5A495B0D" w14:textId="77777777" w:rsidR="00AB3E77" w:rsidRPr="00A92BD0" w:rsidRDefault="00AB3E77" w:rsidP="00385F5E">
            <w:pPr>
              <w:spacing w:line="240" w:lineRule="auto"/>
              <w:jc w:val="center"/>
              <w:rPr>
                <w:b/>
                <w:szCs w:val="22"/>
              </w:rPr>
            </w:pPr>
            <w:r w:rsidRPr="00A92BD0">
              <w:rPr>
                <w:b/>
                <w:szCs w:val="22"/>
              </w:rPr>
              <w:t>(cm)</w:t>
            </w:r>
          </w:p>
        </w:tc>
        <w:tc>
          <w:tcPr>
            <w:tcW w:w="1701" w:type="dxa"/>
            <w:tcBorders>
              <w:top w:val="nil"/>
              <w:left w:val="nil"/>
              <w:bottom w:val="single" w:sz="8" w:space="0" w:color="auto"/>
              <w:right w:val="nil"/>
            </w:tcBorders>
            <w:vAlign w:val="center"/>
          </w:tcPr>
          <w:p w14:paraId="4B36D963" w14:textId="77777777" w:rsidR="00AB3E77" w:rsidRPr="00A92BD0" w:rsidRDefault="00AB3E77" w:rsidP="00385F5E">
            <w:pPr>
              <w:spacing w:line="240" w:lineRule="auto"/>
              <w:jc w:val="center"/>
              <w:rPr>
                <w:b/>
                <w:szCs w:val="22"/>
              </w:rPr>
            </w:pPr>
          </w:p>
        </w:tc>
      </w:tr>
      <w:tr w:rsidR="00AB3E77" w:rsidRPr="00A92BD0" w14:paraId="4DDD81BF" w14:textId="77777777" w:rsidTr="00385F5E">
        <w:trPr>
          <w:trHeight w:val="211"/>
        </w:trPr>
        <w:tc>
          <w:tcPr>
            <w:tcW w:w="1460" w:type="dxa"/>
            <w:tcBorders>
              <w:top w:val="nil"/>
              <w:left w:val="nil"/>
              <w:bottom w:val="nil"/>
              <w:right w:val="nil"/>
            </w:tcBorders>
            <w:vAlign w:val="center"/>
          </w:tcPr>
          <w:p w14:paraId="0676421C" w14:textId="77777777" w:rsidR="00AB3E77" w:rsidRPr="00A92BD0" w:rsidRDefault="00AB3E77" w:rsidP="00385F5E">
            <w:pPr>
              <w:spacing w:line="240" w:lineRule="auto"/>
              <w:jc w:val="center"/>
              <w:rPr>
                <w:szCs w:val="22"/>
              </w:rPr>
            </w:pPr>
            <w:r w:rsidRPr="00A92BD0">
              <w:rPr>
                <w:szCs w:val="22"/>
              </w:rPr>
              <w:t>High</w:t>
            </w:r>
          </w:p>
        </w:tc>
        <w:tc>
          <w:tcPr>
            <w:tcW w:w="1418" w:type="dxa"/>
            <w:tcBorders>
              <w:top w:val="nil"/>
              <w:left w:val="nil"/>
              <w:bottom w:val="nil"/>
              <w:right w:val="nil"/>
            </w:tcBorders>
            <w:vAlign w:val="center"/>
          </w:tcPr>
          <w:p w14:paraId="01D2EF89" w14:textId="77777777" w:rsidR="00AB3E77" w:rsidRPr="00A92BD0" w:rsidRDefault="00AB3E77" w:rsidP="00385F5E">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143C1990" w14:textId="3376BF04"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60AD6508" w14:textId="1E1F7E15" w:rsidR="00AB3E77" w:rsidRPr="00A92BD0" w:rsidRDefault="00D5096E" w:rsidP="00385F5E">
            <w:pPr>
              <w:spacing w:line="240" w:lineRule="auto"/>
              <w:jc w:val="center"/>
              <w:rPr>
                <w:szCs w:val="22"/>
              </w:rPr>
            </w:pPr>
            <w:r>
              <w:rPr>
                <w:szCs w:val="22"/>
              </w:rPr>
              <w:t>t</w:t>
            </w:r>
            <w:r w:rsidR="00AB3E77" w:rsidRPr="00A92BD0">
              <w:rPr>
                <w:szCs w:val="22"/>
              </w:rPr>
              <w:t>opsoil</w:t>
            </w:r>
          </w:p>
        </w:tc>
        <w:tc>
          <w:tcPr>
            <w:tcW w:w="1701" w:type="dxa"/>
            <w:tcBorders>
              <w:top w:val="nil"/>
              <w:left w:val="nil"/>
              <w:bottom w:val="nil"/>
              <w:right w:val="nil"/>
            </w:tcBorders>
            <w:vAlign w:val="center"/>
          </w:tcPr>
          <w:p w14:paraId="7709CBD4" w14:textId="77777777" w:rsidR="00AB3E77" w:rsidRPr="00A92BD0" w:rsidRDefault="00AB3E77" w:rsidP="00385F5E">
            <w:pPr>
              <w:spacing w:line="240" w:lineRule="auto"/>
              <w:jc w:val="center"/>
              <w:rPr>
                <w:szCs w:val="22"/>
              </w:rPr>
            </w:pPr>
            <w:r w:rsidRPr="00A92BD0">
              <w:rPr>
                <w:szCs w:val="22"/>
              </w:rPr>
              <w:t>1.33 (± 0.37)</w:t>
            </w:r>
          </w:p>
        </w:tc>
      </w:tr>
      <w:tr w:rsidR="00AB3E77" w:rsidRPr="00A92BD0" w14:paraId="461A326E" w14:textId="77777777" w:rsidTr="00385F5E">
        <w:trPr>
          <w:trHeight w:val="222"/>
        </w:trPr>
        <w:tc>
          <w:tcPr>
            <w:tcW w:w="1460" w:type="dxa"/>
            <w:tcBorders>
              <w:top w:val="nil"/>
              <w:left w:val="nil"/>
              <w:bottom w:val="nil"/>
              <w:right w:val="nil"/>
            </w:tcBorders>
            <w:vAlign w:val="center"/>
          </w:tcPr>
          <w:p w14:paraId="45C74E6F" w14:textId="77777777" w:rsidR="00AB3E77" w:rsidRPr="00A92BD0" w:rsidRDefault="00AB3E77" w:rsidP="00385F5E">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0A18CE32" w14:textId="77777777" w:rsidR="00AB3E77" w:rsidRPr="00A92BD0" w:rsidRDefault="00AB3E77" w:rsidP="00385F5E">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74AB0DC8" w14:textId="3005EEC0"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613CA5A5" w14:textId="378BAD38" w:rsidR="00AB3E77" w:rsidRPr="00A92BD0" w:rsidRDefault="00D5096E" w:rsidP="00385F5E">
            <w:pPr>
              <w:spacing w:line="240" w:lineRule="auto"/>
              <w:jc w:val="center"/>
              <w:rPr>
                <w:szCs w:val="22"/>
              </w:rPr>
            </w:pPr>
            <w:r>
              <w:rPr>
                <w:szCs w:val="22"/>
              </w:rPr>
              <w:t>s</w:t>
            </w:r>
            <w:r w:rsidR="00AB3E77" w:rsidRPr="00A92BD0">
              <w:rPr>
                <w:szCs w:val="22"/>
              </w:rPr>
              <w:t>ubsoil</w:t>
            </w:r>
          </w:p>
        </w:tc>
        <w:tc>
          <w:tcPr>
            <w:tcW w:w="1701" w:type="dxa"/>
            <w:tcBorders>
              <w:top w:val="nil"/>
              <w:left w:val="nil"/>
              <w:bottom w:val="nil"/>
              <w:right w:val="nil"/>
            </w:tcBorders>
            <w:vAlign w:val="center"/>
          </w:tcPr>
          <w:p w14:paraId="6EAB8BAC" w14:textId="77777777" w:rsidR="00AB3E77" w:rsidRPr="00A92BD0" w:rsidRDefault="00AB3E77" w:rsidP="00385F5E">
            <w:pPr>
              <w:spacing w:line="240" w:lineRule="auto"/>
              <w:jc w:val="center"/>
              <w:rPr>
                <w:szCs w:val="22"/>
              </w:rPr>
            </w:pPr>
            <w:r w:rsidRPr="00A92BD0">
              <w:rPr>
                <w:szCs w:val="22"/>
              </w:rPr>
              <w:t>1.57 (± 0.38)</w:t>
            </w:r>
          </w:p>
        </w:tc>
      </w:tr>
      <w:tr w:rsidR="00AB3E77" w:rsidRPr="00A92BD0" w14:paraId="474C5EB8" w14:textId="77777777" w:rsidTr="00385F5E">
        <w:trPr>
          <w:trHeight w:val="283"/>
        </w:trPr>
        <w:tc>
          <w:tcPr>
            <w:tcW w:w="1460" w:type="dxa"/>
            <w:tcBorders>
              <w:top w:val="nil"/>
              <w:left w:val="nil"/>
              <w:bottom w:val="nil"/>
              <w:right w:val="nil"/>
            </w:tcBorders>
            <w:vAlign w:val="center"/>
          </w:tcPr>
          <w:p w14:paraId="760D83FE" w14:textId="77777777" w:rsidR="00AB3E77" w:rsidRPr="00A92BD0" w:rsidRDefault="00AB3E77" w:rsidP="00385F5E">
            <w:pPr>
              <w:spacing w:line="240" w:lineRule="auto"/>
              <w:jc w:val="center"/>
              <w:rPr>
                <w:szCs w:val="22"/>
              </w:rPr>
            </w:pPr>
          </w:p>
        </w:tc>
        <w:tc>
          <w:tcPr>
            <w:tcW w:w="1418" w:type="dxa"/>
            <w:tcBorders>
              <w:top w:val="nil"/>
              <w:left w:val="nil"/>
              <w:bottom w:val="nil"/>
              <w:right w:val="nil"/>
            </w:tcBorders>
            <w:vAlign w:val="center"/>
          </w:tcPr>
          <w:p w14:paraId="7F8DA5E6" w14:textId="77777777" w:rsidR="00AB3E77" w:rsidRPr="00A92BD0" w:rsidRDefault="00AB3E77" w:rsidP="00385F5E">
            <w:pPr>
              <w:spacing w:line="240" w:lineRule="auto"/>
              <w:jc w:val="center"/>
              <w:rPr>
                <w:szCs w:val="22"/>
              </w:rPr>
            </w:pPr>
            <w:r w:rsidRPr="00A92BD0">
              <w:rPr>
                <w:szCs w:val="22"/>
              </w:rPr>
              <w:t>T3</w:t>
            </w:r>
          </w:p>
        </w:tc>
        <w:tc>
          <w:tcPr>
            <w:tcW w:w="1559" w:type="dxa"/>
            <w:tcBorders>
              <w:top w:val="nil"/>
              <w:left w:val="nil"/>
              <w:bottom w:val="nil"/>
              <w:right w:val="nil"/>
            </w:tcBorders>
            <w:vAlign w:val="center"/>
          </w:tcPr>
          <w:p w14:paraId="782267DB" w14:textId="3B48EB9C"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5AF72DC6" w14:textId="319A834B" w:rsidR="00AB3E77" w:rsidRPr="00A92BD0" w:rsidRDefault="00D5096E" w:rsidP="00385F5E">
            <w:pPr>
              <w:spacing w:line="240" w:lineRule="auto"/>
              <w:jc w:val="center"/>
              <w:rPr>
                <w:szCs w:val="22"/>
              </w:rPr>
            </w:pPr>
            <w:r>
              <w:rPr>
                <w:szCs w:val="22"/>
              </w:rPr>
              <w:t>t</w:t>
            </w:r>
            <w:r w:rsidR="00AB3E77" w:rsidRPr="00A92BD0">
              <w:rPr>
                <w:szCs w:val="22"/>
              </w:rPr>
              <w:t>opsoil</w:t>
            </w:r>
          </w:p>
        </w:tc>
        <w:tc>
          <w:tcPr>
            <w:tcW w:w="1701" w:type="dxa"/>
            <w:tcBorders>
              <w:top w:val="nil"/>
              <w:left w:val="nil"/>
              <w:bottom w:val="nil"/>
              <w:right w:val="nil"/>
            </w:tcBorders>
            <w:vAlign w:val="center"/>
          </w:tcPr>
          <w:p w14:paraId="57A3F073" w14:textId="77777777" w:rsidR="00AB3E77" w:rsidRPr="00A92BD0" w:rsidRDefault="00AB3E77" w:rsidP="00385F5E">
            <w:pPr>
              <w:spacing w:line="240" w:lineRule="auto"/>
              <w:jc w:val="center"/>
              <w:rPr>
                <w:szCs w:val="22"/>
              </w:rPr>
            </w:pPr>
            <w:r w:rsidRPr="00A92BD0">
              <w:rPr>
                <w:szCs w:val="22"/>
              </w:rPr>
              <w:t>1.64 (± 0.42)</w:t>
            </w:r>
          </w:p>
        </w:tc>
      </w:tr>
      <w:tr w:rsidR="00AB3E77" w:rsidRPr="00A92BD0" w14:paraId="2C5CF22E" w14:textId="77777777" w:rsidTr="00385F5E">
        <w:trPr>
          <w:trHeight w:val="274"/>
        </w:trPr>
        <w:tc>
          <w:tcPr>
            <w:tcW w:w="1460" w:type="dxa"/>
            <w:tcBorders>
              <w:top w:val="nil"/>
              <w:left w:val="nil"/>
              <w:bottom w:val="single" w:sz="8" w:space="0" w:color="auto"/>
              <w:right w:val="nil"/>
            </w:tcBorders>
            <w:vAlign w:val="center"/>
          </w:tcPr>
          <w:p w14:paraId="57DA84BF" w14:textId="77777777" w:rsidR="00AB3E77" w:rsidRPr="00A92BD0" w:rsidRDefault="00AB3E77" w:rsidP="00385F5E">
            <w:pPr>
              <w:spacing w:line="240" w:lineRule="auto"/>
              <w:jc w:val="center"/>
              <w:rPr>
                <w:szCs w:val="22"/>
              </w:rPr>
            </w:pPr>
            <w:r w:rsidRPr="00A92BD0">
              <w:rPr>
                <w:szCs w:val="22"/>
              </w:rPr>
              <w:t> </w:t>
            </w:r>
          </w:p>
        </w:tc>
        <w:tc>
          <w:tcPr>
            <w:tcW w:w="1418" w:type="dxa"/>
            <w:tcBorders>
              <w:top w:val="nil"/>
              <w:left w:val="nil"/>
              <w:bottom w:val="single" w:sz="8" w:space="0" w:color="auto"/>
              <w:right w:val="nil"/>
            </w:tcBorders>
            <w:vAlign w:val="center"/>
          </w:tcPr>
          <w:p w14:paraId="75236D4C" w14:textId="77777777" w:rsidR="00AB3E77" w:rsidRPr="00A92BD0" w:rsidRDefault="00AB3E77" w:rsidP="00385F5E">
            <w:pPr>
              <w:spacing w:line="240" w:lineRule="auto"/>
              <w:jc w:val="center"/>
              <w:rPr>
                <w:szCs w:val="22"/>
              </w:rPr>
            </w:pPr>
            <w:r w:rsidRPr="00A92BD0">
              <w:rPr>
                <w:szCs w:val="22"/>
              </w:rPr>
              <w:t>T4</w:t>
            </w:r>
          </w:p>
        </w:tc>
        <w:tc>
          <w:tcPr>
            <w:tcW w:w="1559" w:type="dxa"/>
            <w:tcBorders>
              <w:top w:val="nil"/>
              <w:left w:val="nil"/>
              <w:bottom w:val="single" w:sz="8" w:space="0" w:color="auto"/>
              <w:right w:val="nil"/>
            </w:tcBorders>
            <w:vAlign w:val="center"/>
          </w:tcPr>
          <w:p w14:paraId="6B24FB9C" w14:textId="60E2F1DB" w:rsidR="00AB3E77" w:rsidRPr="00A92BD0" w:rsidRDefault="00F721EE" w:rsidP="00385F5E">
            <w:pPr>
              <w:spacing w:line="240" w:lineRule="auto"/>
              <w:jc w:val="center"/>
              <w:rPr>
                <w:szCs w:val="22"/>
              </w:rPr>
            </w:pPr>
            <w:r>
              <w:rPr>
                <w:szCs w:val="22"/>
              </w:rPr>
              <w:t>+M</w:t>
            </w:r>
          </w:p>
        </w:tc>
        <w:tc>
          <w:tcPr>
            <w:tcW w:w="1701" w:type="dxa"/>
            <w:tcBorders>
              <w:top w:val="nil"/>
              <w:left w:val="nil"/>
              <w:bottom w:val="single" w:sz="8" w:space="0" w:color="auto"/>
              <w:right w:val="nil"/>
            </w:tcBorders>
            <w:vAlign w:val="center"/>
          </w:tcPr>
          <w:p w14:paraId="04D58B62" w14:textId="6B45293E" w:rsidR="00AB3E77" w:rsidRPr="00A92BD0" w:rsidRDefault="00D5096E" w:rsidP="00385F5E">
            <w:pPr>
              <w:spacing w:line="240" w:lineRule="auto"/>
              <w:jc w:val="center"/>
              <w:rPr>
                <w:szCs w:val="22"/>
              </w:rPr>
            </w:pPr>
            <w:r>
              <w:rPr>
                <w:szCs w:val="22"/>
              </w:rPr>
              <w:t>s</w:t>
            </w:r>
            <w:r w:rsidR="00AB3E77" w:rsidRPr="00A92BD0">
              <w:rPr>
                <w:szCs w:val="22"/>
              </w:rPr>
              <w:t>ubsoil</w:t>
            </w:r>
          </w:p>
        </w:tc>
        <w:tc>
          <w:tcPr>
            <w:tcW w:w="1701" w:type="dxa"/>
            <w:tcBorders>
              <w:top w:val="nil"/>
              <w:left w:val="nil"/>
              <w:bottom w:val="single" w:sz="8" w:space="0" w:color="auto"/>
              <w:right w:val="nil"/>
            </w:tcBorders>
            <w:vAlign w:val="center"/>
          </w:tcPr>
          <w:p w14:paraId="0F50DDE2" w14:textId="77777777" w:rsidR="00AB3E77" w:rsidRPr="00A92BD0" w:rsidRDefault="00AB3E77" w:rsidP="00385F5E">
            <w:pPr>
              <w:spacing w:line="240" w:lineRule="auto"/>
              <w:jc w:val="center"/>
              <w:rPr>
                <w:szCs w:val="22"/>
              </w:rPr>
            </w:pPr>
            <w:r w:rsidRPr="00A92BD0">
              <w:rPr>
                <w:szCs w:val="22"/>
              </w:rPr>
              <w:t>1.39 (± 0.40)</w:t>
            </w:r>
          </w:p>
        </w:tc>
      </w:tr>
      <w:tr w:rsidR="00AB3E77" w:rsidRPr="00A92BD0" w14:paraId="63E9115A" w14:textId="77777777" w:rsidTr="00385F5E">
        <w:trPr>
          <w:trHeight w:val="213"/>
        </w:trPr>
        <w:tc>
          <w:tcPr>
            <w:tcW w:w="1460" w:type="dxa"/>
            <w:tcBorders>
              <w:top w:val="nil"/>
              <w:left w:val="nil"/>
              <w:bottom w:val="nil"/>
              <w:right w:val="nil"/>
            </w:tcBorders>
            <w:vAlign w:val="center"/>
          </w:tcPr>
          <w:p w14:paraId="04C3A8B4" w14:textId="77777777" w:rsidR="00AB3E77" w:rsidRPr="00A92BD0" w:rsidRDefault="00AB3E77" w:rsidP="00385F5E">
            <w:pPr>
              <w:spacing w:line="240" w:lineRule="auto"/>
              <w:jc w:val="center"/>
              <w:rPr>
                <w:szCs w:val="22"/>
              </w:rPr>
            </w:pPr>
            <w:r w:rsidRPr="00A92BD0">
              <w:rPr>
                <w:szCs w:val="22"/>
              </w:rPr>
              <w:t>Low</w:t>
            </w:r>
          </w:p>
        </w:tc>
        <w:tc>
          <w:tcPr>
            <w:tcW w:w="1418" w:type="dxa"/>
            <w:tcBorders>
              <w:top w:val="nil"/>
              <w:left w:val="nil"/>
              <w:bottom w:val="nil"/>
              <w:right w:val="nil"/>
            </w:tcBorders>
            <w:vAlign w:val="center"/>
          </w:tcPr>
          <w:p w14:paraId="612BBAA2" w14:textId="77777777" w:rsidR="00AB3E77" w:rsidRPr="00A92BD0" w:rsidRDefault="00AB3E77" w:rsidP="00385F5E">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65A3D05C" w14:textId="597ED338"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587D4EC2" w14:textId="030D6493" w:rsidR="00AB3E77" w:rsidRPr="00A92BD0" w:rsidRDefault="00D5096E" w:rsidP="00385F5E">
            <w:pPr>
              <w:spacing w:line="240" w:lineRule="auto"/>
              <w:jc w:val="center"/>
              <w:rPr>
                <w:szCs w:val="22"/>
              </w:rPr>
            </w:pPr>
            <w:r>
              <w:rPr>
                <w:szCs w:val="22"/>
              </w:rPr>
              <w:t>t</w:t>
            </w:r>
            <w:r w:rsidR="00AB3E77" w:rsidRPr="00A92BD0">
              <w:rPr>
                <w:szCs w:val="22"/>
              </w:rPr>
              <w:t>opsoil</w:t>
            </w:r>
          </w:p>
        </w:tc>
        <w:tc>
          <w:tcPr>
            <w:tcW w:w="1701" w:type="dxa"/>
            <w:tcBorders>
              <w:top w:val="nil"/>
              <w:left w:val="nil"/>
              <w:bottom w:val="nil"/>
              <w:right w:val="nil"/>
            </w:tcBorders>
            <w:vAlign w:val="center"/>
          </w:tcPr>
          <w:p w14:paraId="5A43538C" w14:textId="77777777" w:rsidR="00AB3E77" w:rsidRPr="00A92BD0" w:rsidRDefault="00AB3E77" w:rsidP="00385F5E">
            <w:pPr>
              <w:spacing w:line="240" w:lineRule="auto"/>
              <w:jc w:val="center"/>
              <w:rPr>
                <w:szCs w:val="22"/>
              </w:rPr>
            </w:pPr>
            <w:r w:rsidRPr="00A92BD0">
              <w:rPr>
                <w:szCs w:val="22"/>
              </w:rPr>
              <w:t>1.70 (± 0.63)</w:t>
            </w:r>
          </w:p>
        </w:tc>
      </w:tr>
      <w:tr w:rsidR="00AB3E77" w:rsidRPr="00A92BD0" w14:paraId="1B1999C6" w14:textId="77777777" w:rsidTr="00385F5E">
        <w:trPr>
          <w:trHeight w:val="282"/>
        </w:trPr>
        <w:tc>
          <w:tcPr>
            <w:tcW w:w="1460" w:type="dxa"/>
            <w:tcBorders>
              <w:top w:val="nil"/>
              <w:left w:val="nil"/>
              <w:bottom w:val="nil"/>
              <w:right w:val="nil"/>
            </w:tcBorders>
            <w:vAlign w:val="center"/>
          </w:tcPr>
          <w:p w14:paraId="7F4B8E52" w14:textId="77777777" w:rsidR="00AB3E77" w:rsidRPr="00A92BD0" w:rsidRDefault="00AB3E77" w:rsidP="00385F5E">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109FDDD2" w14:textId="77777777" w:rsidR="00AB3E77" w:rsidRPr="00A92BD0" w:rsidRDefault="00AB3E77" w:rsidP="00385F5E">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600D88D8" w14:textId="6BD609D7"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0247B238" w14:textId="575707BA" w:rsidR="00AB3E77" w:rsidRPr="00A92BD0" w:rsidRDefault="00D5096E" w:rsidP="00385F5E">
            <w:pPr>
              <w:spacing w:line="240" w:lineRule="auto"/>
              <w:jc w:val="center"/>
              <w:rPr>
                <w:szCs w:val="22"/>
              </w:rPr>
            </w:pPr>
            <w:r>
              <w:rPr>
                <w:szCs w:val="22"/>
              </w:rPr>
              <w:t>s</w:t>
            </w:r>
            <w:r w:rsidR="00AB3E77" w:rsidRPr="00A92BD0">
              <w:rPr>
                <w:szCs w:val="22"/>
              </w:rPr>
              <w:t>ubsoil</w:t>
            </w:r>
          </w:p>
        </w:tc>
        <w:tc>
          <w:tcPr>
            <w:tcW w:w="1701" w:type="dxa"/>
            <w:tcBorders>
              <w:top w:val="nil"/>
              <w:left w:val="nil"/>
              <w:bottom w:val="nil"/>
              <w:right w:val="nil"/>
            </w:tcBorders>
            <w:vAlign w:val="center"/>
          </w:tcPr>
          <w:p w14:paraId="138CC977" w14:textId="77777777" w:rsidR="00AB3E77" w:rsidRPr="00A92BD0" w:rsidRDefault="00AB3E77" w:rsidP="00385F5E">
            <w:pPr>
              <w:spacing w:line="240" w:lineRule="auto"/>
              <w:jc w:val="center"/>
              <w:rPr>
                <w:szCs w:val="22"/>
              </w:rPr>
            </w:pPr>
            <w:r w:rsidRPr="00A92BD0">
              <w:rPr>
                <w:szCs w:val="22"/>
              </w:rPr>
              <w:t>1.58 (± 0.69)</w:t>
            </w:r>
          </w:p>
        </w:tc>
      </w:tr>
      <w:tr w:rsidR="00AB3E77" w:rsidRPr="00A92BD0" w14:paraId="2A2FE3F0" w14:textId="77777777" w:rsidTr="00385F5E">
        <w:trPr>
          <w:trHeight w:val="285"/>
        </w:trPr>
        <w:tc>
          <w:tcPr>
            <w:tcW w:w="1460" w:type="dxa"/>
            <w:tcBorders>
              <w:top w:val="nil"/>
              <w:left w:val="nil"/>
              <w:right w:val="nil"/>
            </w:tcBorders>
            <w:vAlign w:val="center"/>
          </w:tcPr>
          <w:p w14:paraId="402D0C9C" w14:textId="77777777" w:rsidR="00AB3E77" w:rsidRPr="00A92BD0" w:rsidRDefault="00AB3E77" w:rsidP="00385F5E">
            <w:pPr>
              <w:spacing w:line="240" w:lineRule="auto"/>
              <w:jc w:val="center"/>
              <w:rPr>
                <w:szCs w:val="22"/>
              </w:rPr>
            </w:pPr>
          </w:p>
        </w:tc>
        <w:tc>
          <w:tcPr>
            <w:tcW w:w="1418" w:type="dxa"/>
            <w:tcBorders>
              <w:top w:val="nil"/>
              <w:left w:val="nil"/>
              <w:right w:val="nil"/>
            </w:tcBorders>
            <w:vAlign w:val="center"/>
          </w:tcPr>
          <w:p w14:paraId="1B4981AF" w14:textId="77777777" w:rsidR="00AB3E77" w:rsidRPr="00A92BD0" w:rsidRDefault="00AB3E77" w:rsidP="00385F5E">
            <w:pPr>
              <w:spacing w:line="240" w:lineRule="auto"/>
              <w:jc w:val="center"/>
              <w:rPr>
                <w:szCs w:val="22"/>
              </w:rPr>
            </w:pPr>
            <w:r w:rsidRPr="00A92BD0">
              <w:rPr>
                <w:szCs w:val="22"/>
              </w:rPr>
              <w:t>T3</w:t>
            </w:r>
          </w:p>
        </w:tc>
        <w:tc>
          <w:tcPr>
            <w:tcW w:w="1559" w:type="dxa"/>
            <w:tcBorders>
              <w:top w:val="nil"/>
              <w:left w:val="nil"/>
              <w:right w:val="nil"/>
            </w:tcBorders>
            <w:vAlign w:val="center"/>
          </w:tcPr>
          <w:p w14:paraId="6E00D536" w14:textId="6EFB1C8F" w:rsidR="00AB3E77" w:rsidRPr="00A92BD0" w:rsidRDefault="00F721EE" w:rsidP="00385F5E">
            <w:pPr>
              <w:spacing w:line="240" w:lineRule="auto"/>
              <w:jc w:val="center"/>
              <w:rPr>
                <w:szCs w:val="22"/>
              </w:rPr>
            </w:pPr>
            <w:r>
              <w:rPr>
                <w:szCs w:val="22"/>
              </w:rPr>
              <w:t>+M</w:t>
            </w:r>
          </w:p>
        </w:tc>
        <w:tc>
          <w:tcPr>
            <w:tcW w:w="1701" w:type="dxa"/>
            <w:tcBorders>
              <w:top w:val="nil"/>
              <w:left w:val="nil"/>
              <w:right w:val="nil"/>
            </w:tcBorders>
            <w:vAlign w:val="center"/>
          </w:tcPr>
          <w:p w14:paraId="31007320" w14:textId="5EE2361E" w:rsidR="00AB3E77" w:rsidRPr="00A92BD0" w:rsidRDefault="00D5096E" w:rsidP="00385F5E">
            <w:pPr>
              <w:spacing w:line="240" w:lineRule="auto"/>
              <w:jc w:val="center"/>
              <w:rPr>
                <w:szCs w:val="22"/>
              </w:rPr>
            </w:pPr>
            <w:r>
              <w:rPr>
                <w:szCs w:val="22"/>
              </w:rPr>
              <w:t>t</w:t>
            </w:r>
            <w:r w:rsidR="00AB3E77" w:rsidRPr="00A92BD0">
              <w:rPr>
                <w:szCs w:val="22"/>
              </w:rPr>
              <w:t>opsoil</w:t>
            </w:r>
          </w:p>
        </w:tc>
        <w:tc>
          <w:tcPr>
            <w:tcW w:w="1701" w:type="dxa"/>
            <w:tcBorders>
              <w:top w:val="nil"/>
              <w:left w:val="nil"/>
              <w:right w:val="nil"/>
            </w:tcBorders>
            <w:vAlign w:val="center"/>
          </w:tcPr>
          <w:p w14:paraId="794D6BDD" w14:textId="77777777" w:rsidR="00AB3E77" w:rsidRPr="00A92BD0" w:rsidRDefault="00AB3E77" w:rsidP="00385F5E">
            <w:pPr>
              <w:spacing w:line="240" w:lineRule="auto"/>
              <w:jc w:val="center"/>
              <w:rPr>
                <w:szCs w:val="22"/>
              </w:rPr>
            </w:pPr>
            <w:r w:rsidRPr="00A92BD0">
              <w:rPr>
                <w:szCs w:val="22"/>
              </w:rPr>
              <w:t>2.02 (± 0.70)</w:t>
            </w:r>
          </w:p>
        </w:tc>
      </w:tr>
      <w:tr w:rsidR="00AB3E77" w:rsidRPr="00A92BD0" w14:paraId="3491EA99" w14:textId="77777777" w:rsidTr="00385F5E">
        <w:trPr>
          <w:trHeight w:val="290"/>
        </w:trPr>
        <w:tc>
          <w:tcPr>
            <w:tcW w:w="1460" w:type="dxa"/>
            <w:tcBorders>
              <w:top w:val="nil"/>
              <w:left w:val="nil"/>
              <w:bottom w:val="single" w:sz="4" w:space="0" w:color="auto"/>
              <w:right w:val="nil"/>
            </w:tcBorders>
            <w:vAlign w:val="center"/>
          </w:tcPr>
          <w:p w14:paraId="0A484256" w14:textId="77777777" w:rsidR="00AB3E77" w:rsidRPr="00A92BD0" w:rsidRDefault="00AB3E77" w:rsidP="00385F5E">
            <w:pPr>
              <w:spacing w:line="240" w:lineRule="auto"/>
              <w:jc w:val="center"/>
              <w:rPr>
                <w:szCs w:val="22"/>
              </w:rPr>
            </w:pPr>
          </w:p>
        </w:tc>
        <w:tc>
          <w:tcPr>
            <w:tcW w:w="1418" w:type="dxa"/>
            <w:tcBorders>
              <w:top w:val="nil"/>
              <w:left w:val="nil"/>
              <w:bottom w:val="single" w:sz="4" w:space="0" w:color="auto"/>
              <w:right w:val="nil"/>
            </w:tcBorders>
            <w:vAlign w:val="center"/>
          </w:tcPr>
          <w:p w14:paraId="1125900C" w14:textId="77777777" w:rsidR="00AB3E77" w:rsidRPr="00A92BD0" w:rsidRDefault="00AB3E77" w:rsidP="00385F5E">
            <w:pPr>
              <w:spacing w:line="240" w:lineRule="auto"/>
              <w:jc w:val="center"/>
              <w:rPr>
                <w:szCs w:val="22"/>
              </w:rPr>
            </w:pPr>
            <w:r w:rsidRPr="00A92BD0">
              <w:rPr>
                <w:szCs w:val="22"/>
              </w:rPr>
              <w:t>T4</w:t>
            </w:r>
          </w:p>
        </w:tc>
        <w:tc>
          <w:tcPr>
            <w:tcW w:w="1559" w:type="dxa"/>
            <w:tcBorders>
              <w:top w:val="nil"/>
              <w:left w:val="nil"/>
              <w:bottom w:val="single" w:sz="4" w:space="0" w:color="auto"/>
              <w:right w:val="nil"/>
            </w:tcBorders>
            <w:vAlign w:val="center"/>
          </w:tcPr>
          <w:p w14:paraId="6913D5AD" w14:textId="4BDA70B6" w:rsidR="00AB3E77" w:rsidRPr="00A92BD0" w:rsidRDefault="00F721EE" w:rsidP="00385F5E">
            <w:pPr>
              <w:spacing w:line="240" w:lineRule="auto"/>
              <w:jc w:val="center"/>
              <w:rPr>
                <w:szCs w:val="22"/>
              </w:rPr>
            </w:pPr>
            <w:r>
              <w:rPr>
                <w:szCs w:val="22"/>
              </w:rPr>
              <w:t>+M</w:t>
            </w:r>
          </w:p>
        </w:tc>
        <w:tc>
          <w:tcPr>
            <w:tcW w:w="1701" w:type="dxa"/>
            <w:tcBorders>
              <w:top w:val="nil"/>
              <w:left w:val="nil"/>
              <w:bottom w:val="single" w:sz="4" w:space="0" w:color="auto"/>
              <w:right w:val="nil"/>
            </w:tcBorders>
            <w:vAlign w:val="center"/>
          </w:tcPr>
          <w:p w14:paraId="38F94C54" w14:textId="3AA29F38" w:rsidR="00AB3E77" w:rsidRPr="00A92BD0" w:rsidRDefault="00D5096E" w:rsidP="00385F5E">
            <w:pPr>
              <w:spacing w:line="240" w:lineRule="auto"/>
              <w:jc w:val="center"/>
              <w:rPr>
                <w:szCs w:val="22"/>
              </w:rPr>
            </w:pPr>
            <w:r>
              <w:rPr>
                <w:szCs w:val="22"/>
              </w:rPr>
              <w:t>s</w:t>
            </w:r>
            <w:r w:rsidR="00AB3E77" w:rsidRPr="00A92BD0">
              <w:rPr>
                <w:szCs w:val="22"/>
              </w:rPr>
              <w:t>ubsoil</w:t>
            </w:r>
          </w:p>
        </w:tc>
        <w:tc>
          <w:tcPr>
            <w:tcW w:w="1701" w:type="dxa"/>
            <w:tcBorders>
              <w:top w:val="nil"/>
              <w:left w:val="nil"/>
              <w:bottom w:val="single" w:sz="4" w:space="0" w:color="auto"/>
              <w:right w:val="nil"/>
            </w:tcBorders>
            <w:vAlign w:val="center"/>
          </w:tcPr>
          <w:p w14:paraId="4EF1FD5E" w14:textId="77777777" w:rsidR="00AB3E77" w:rsidRPr="00A92BD0" w:rsidRDefault="00AB3E77" w:rsidP="00385F5E">
            <w:pPr>
              <w:spacing w:line="240" w:lineRule="auto"/>
              <w:jc w:val="center"/>
              <w:rPr>
                <w:szCs w:val="22"/>
              </w:rPr>
            </w:pPr>
            <w:r w:rsidRPr="00A92BD0">
              <w:rPr>
                <w:szCs w:val="22"/>
              </w:rPr>
              <w:t>1.70 (± 0.26)</w:t>
            </w:r>
          </w:p>
        </w:tc>
      </w:tr>
    </w:tbl>
    <w:p w14:paraId="5F108F63" w14:textId="5D261559" w:rsidR="005F11A1" w:rsidRPr="001F31D1" w:rsidRDefault="00A12FE9" w:rsidP="005F11A1">
      <w:pPr>
        <w:pStyle w:val="MDPI21heading1"/>
      </w:pPr>
      <w:r>
        <w:t>4. D</w:t>
      </w:r>
      <w:r w:rsidR="00E23A7A">
        <w:t>iscussion</w:t>
      </w:r>
    </w:p>
    <w:p w14:paraId="18941F10" w14:textId="47D0D29F" w:rsidR="00196BC7" w:rsidRDefault="00E23A7A" w:rsidP="00E23A7A">
      <w:pPr>
        <w:pStyle w:val="MDPI22heading2"/>
        <w:spacing w:before="240"/>
      </w:pPr>
      <w:r w:rsidRPr="00E23A7A">
        <w:t>State of Soil Compaction and Related Physical Soil Properties</w:t>
      </w:r>
    </w:p>
    <w:p w14:paraId="05230180" w14:textId="0777BC47" w:rsidR="00461AD2" w:rsidRDefault="00461AD2" w:rsidP="00461AD2">
      <w:pPr>
        <w:pStyle w:val="MDPI23heading3"/>
      </w:pPr>
      <w:r w:rsidRPr="00461AD2">
        <w:t>Penetration Resistance (PR)</w:t>
      </w:r>
    </w:p>
    <w:p w14:paraId="312CF953" w14:textId="34ABC9B9" w:rsidR="00461AD2" w:rsidRDefault="00461AD2" w:rsidP="006C720C">
      <w:pPr>
        <w:pStyle w:val="MDPI31text"/>
        <w:spacing w:after="240"/>
      </w:pPr>
      <w:r w:rsidRPr="00461AD2">
        <w:t>The knowledge of the spatial distribution of soil penetration resistance is useful to identify compacted areas. With this problem stated, management measures can be generated to minimize negative effects, such as decreas</w:t>
      </w:r>
      <w:r w:rsidR="00435897">
        <w:t>e in</w:t>
      </w:r>
      <w:r w:rsidRPr="00461AD2">
        <w:t xml:space="preserve"> crop yields or the risk of erosion due to increased surface runoff </w:t>
      </w:r>
      <w:r w:rsidR="00621DD9">
        <w:fldChar w:fldCharType="begin"/>
      </w:r>
      <w:r w:rsidR="00FB5D05">
        <w:instrText xml:space="preserve"> ADDIN EN.CITE &lt;EndNote&gt;&lt;Cite&gt;&lt;Author&gt;Usowicz&lt;/Author&gt;&lt;Year&gt;2009&lt;/Year&gt;&lt;RecNum&gt;69&lt;/RecNum&gt;&lt;DisplayText&gt;&lt;style size="10"&gt;[38]&lt;/style&gt;&lt;/DisplayText&gt;&lt;record&gt;&lt;rec-number&gt;69&lt;/rec-number&gt;&lt;foreign-keys&gt;&lt;key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621DD9">
        <w:fldChar w:fldCharType="separate"/>
      </w:r>
      <w:r w:rsidR="00FB5D05">
        <w:rPr>
          <w:noProof/>
        </w:rPr>
        <w:t>[38]</w:t>
      </w:r>
      <w:r w:rsidR="00621DD9">
        <w:fldChar w:fldCharType="end"/>
      </w:r>
      <w:r w:rsidRPr="00461AD2">
        <w:t xml:space="preserve">. According to </w:t>
      </w:r>
      <w:r w:rsidR="00484970">
        <w:t>our results</w:t>
      </w:r>
      <w:r w:rsidRPr="00461AD2">
        <w:t xml:space="preserve">, the identification of the variability of the soil mechanical resistance allowed to determine two zones: high </w:t>
      </w:r>
      <w:r w:rsidR="00435897">
        <w:t xml:space="preserve">PR </w:t>
      </w:r>
      <w:r w:rsidRPr="00461AD2">
        <w:t>and low PR (</w:t>
      </w:r>
      <w:r w:rsidR="00435897">
        <w:t xml:space="preserve">based in </w:t>
      </w:r>
      <w:r w:rsidRPr="00461AD2">
        <w:t>0 – 5 cm</w:t>
      </w:r>
      <w:r w:rsidR="00435897">
        <w:t xml:space="preserve"> </w:t>
      </w:r>
      <w:r w:rsidR="00435897" w:rsidRPr="00461AD2">
        <w:t>depth</w:t>
      </w:r>
      <w:r w:rsidRPr="00461AD2">
        <w:t>). Accordingly, we then performed evaluations of the other soil properties for each zone separately, to obtain homogeneous treatments and to decrease the variability between the samples.</w:t>
      </w:r>
    </w:p>
    <w:p w14:paraId="4A5C4E77" w14:textId="0CEE553D" w:rsidR="00461AD2" w:rsidRDefault="00461AD2" w:rsidP="006C720C">
      <w:pPr>
        <w:pStyle w:val="MDPI31text"/>
        <w:spacing w:after="240"/>
      </w:pPr>
      <w:r w:rsidRPr="00A4754D">
        <w:t xml:space="preserve">The area of high PR </w:t>
      </w:r>
      <w:r w:rsidR="00265A78">
        <w:t xml:space="preserve">near the entrance </w:t>
      </w:r>
      <w:r w:rsidR="007039B8">
        <w:t>to</w:t>
      </w:r>
      <w:r w:rsidR="00265A78">
        <w:t xml:space="preserve"> the field </w:t>
      </w:r>
      <w:r w:rsidRPr="00A4754D">
        <w:t xml:space="preserve">is consequence of repeated </w:t>
      </w:r>
      <w:r w:rsidR="007039B8" w:rsidRPr="007039B8">
        <w:t xml:space="preserve">and concentrated </w:t>
      </w:r>
      <w:r w:rsidRPr="00A4754D">
        <w:t>traffic at the site</w:t>
      </w:r>
      <w:r w:rsidR="007039B8">
        <w:t xml:space="preserve"> and the long-term use of it in maize production</w:t>
      </w:r>
      <w:r w:rsidRPr="00A4754D">
        <w:t xml:space="preserve">. </w:t>
      </w:r>
      <w:r w:rsidRPr="00265A78">
        <w:t xml:space="preserve">This continuous </w:t>
      </w:r>
      <w:r w:rsidR="007039B8">
        <w:t>use</w:t>
      </w:r>
      <w:r w:rsidR="007039B8" w:rsidRPr="00265A78">
        <w:t xml:space="preserve"> </w:t>
      </w:r>
      <w:r w:rsidRPr="00265A78">
        <w:t xml:space="preserve">has </w:t>
      </w:r>
      <w:r w:rsidR="003D59E8">
        <w:t xml:space="preserve">also </w:t>
      </w:r>
      <w:r w:rsidRPr="00265A78">
        <w:t xml:space="preserve">caused a deterioration of the soil structure and the porous system </w:t>
      </w:r>
      <w:r w:rsidR="00621DD9">
        <w:fldChar w:fldCharType="begin"/>
      </w:r>
      <w:r w:rsidR="00FB5D05">
        <w:instrText xml:space="preserve"> ADDIN EN.CITE &lt;EndNote&gt;&lt;Cite&gt;&lt;Author&gt;Strudley&lt;/Author&gt;&lt;Year&gt;2008&lt;/Year&gt;&lt;RecNum&gt;63&lt;/RecNum&gt;&lt;DisplayText&gt;&lt;style size="10"&gt;[35]&lt;/style&gt;&lt;/DisplayText&gt;&lt;record&gt;&lt;rec-number&gt;63&lt;/rec-number&gt;&lt;foreign-keys&gt;&lt;key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621DD9">
        <w:fldChar w:fldCharType="separate"/>
      </w:r>
      <w:r w:rsidR="00FB5D05">
        <w:rPr>
          <w:noProof/>
        </w:rPr>
        <w:t>[35]</w:t>
      </w:r>
      <w:r w:rsidR="00621DD9">
        <w:fldChar w:fldCharType="end"/>
      </w:r>
      <w:r w:rsidRPr="00265A78">
        <w:t xml:space="preserve"> with</w:t>
      </w:r>
      <w:r w:rsidRPr="00A12FE9">
        <w:t xml:space="preserve"> a reorganization of the particles, generating a plow pan to </w:t>
      </w:r>
      <w:r w:rsidR="0006735B">
        <w:t>4</w:t>
      </w:r>
      <w:r w:rsidRPr="00A12FE9">
        <w:t>0 cm depth approximately</w:t>
      </w:r>
      <w:r w:rsidRPr="00461AD2">
        <w:t xml:space="preserve">. </w:t>
      </w:r>
      <w:r w:rsidR="001A7BD1" w:rsidRPr="006E0488">
        <w:t xml:space="preserve">The </w:t>
      </w:r>
      <w:r w:rsidR="00E72859">
        <w:t xml:space="preserve">plow pan also leads to a </w:t>
      </w:r>
      <w:r w:rsidR="0006735B">
        <w:t xml:space="preserve">change of the </w:t>
      </w:r>
      <w:r w:rsidR="00E72859">
        <w:t>general trend</w:t>
      </w:r>
      <w:r w:rsidR="0006735B">
        <w:t xml:space="preserve">, from a clear </w:t>
      </w:r>
      <w:r w:rsidR="00265A78">
        <w:t>differentiation</w:t>
      </w:r>
      <w:r w:rsidR="0006735B">
        <w:t xml:space="preserve"> of the PR in the topsoil to a homogenization in the </w:t>
      </w:r>
      <w:r w:rsidR="00265A78">
        <w:t>subsoil,</w:t>
      </w:r>
      <w:r w:rsidR="00E72859">
        <w:t xml:space="preserve"> that</w:t>
      </w:r>
      <w:r w:rsidR="00265A78" w:rsidRPr="006E0488">
        <w:t xml:space="preserve"> can</w:t>
      </w:r>
      <w:r w:rsidR="001A7BD1" w:rsidRPr="006E0488">
        <w:t xml:space="preserve"> be </w:t>
      </w:r>
      <w:r w:rsidR="007039B8">
        <w:t>explained by</w:t>
      </w:r>
      <w:r w:rsidR="001A7BD1" w:rsidRPr="006E0488">
        <w:t xml:space="preserve"> the stratification product of the compaction </w:t>
      </w:r>
      <w:r w:rsidR="00E72859">
        <w:t xml:space="preserve">by </w:t>
      </w:r>
      <w:r w:rsidR="001A7BD1" w:rsidRPr="006E0488">
        <w:t xml:space="preserve">mechanization </w:t>
      </w:r>
      <w:r w:rsidR="00621DD9">
        <w:fldChar w:fldCharType="begin"/>
      </w:r>
      <w:r w:rsidR="00FB5D05">
        <w:instrText xml:space="preserve"> ADDIN EN.CITE &lt;EndNote&gt;&lt;Cite&gt;&lt;Author&gt;Horn&lt;/Author&gt;&lt;Year&gt;2007&lt;/Year&gt;&lt;RecNum&gt;37&lt;/RecNum&gt;&lt;DisplayText&gt;&lt;style size="10"&gt;[39]&lt;/style&gt;&lt;/DisplayText&gt;&lt;record&gt;&lt;rec-number&gt;37&lt;/rec-number&gt;&lt;foreign-keys&gt;&lt;key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621DD9">
        <w:fldChar w:fldCharType="separate"/>
      </w:r>
      <w:r w:rsidR="00FB5D05">
        <w:rPr>
          <w:noProof/>
        </w:rPr>
        <w:t>[39]</w:t>
      </w:r>
      <w:r w:rsidR="00621DD9">
        <w:fldChar w:fldCharType="end"/>
      </w:r>
      <w:r w:rsidR="001A7BD1" w:rsidRPr="006E0488">
        <w:t xml:space="preserve">. Even if PR does not exceed </w:t>
      </w:r>
      <w:r w:rsidR="001A7BD1">
        <w:t>6</w:t>
      </w:r>
      <w:r w:rsidR="001A7BD1" w:rsidRPr="006E0488">
        <w:t>000</w:t>
      </w:r>
      <w:r w:rsidR="0059153D">
        <w:t>000</w:t>
      </w:r>
      <w:r w:rsidR="001A7BD1" w:rsidRPr="006E0488">
        <w:t xml:space="preserve"> Pa, it is considered as being at a very high level according to </w:t>
      </w:r>
      <w:r w:rsidR="00621DD9">
        <w:fldChar w:fldCharType="begin"/>
      </w:r>
      <w:r w:rsidR="00FB5D05">
        <w:instrText xml:space="preserve"> ADDIN EN.CITE &lt;EndNote&gt;&lt;Cite AuthorYear="1"&gt;&lt;Author&gt;Schoeneberger&lt;/Author&gt;&lt;Year&gt;2012&lt;/Year&gt;&lt;RecNum&gt;57&lt;/RecNum&gt;&lt;DisplayText&gt;&lt;style size="10"&gt;Schoeneberger&lt;/style&gt;&lt;style face="italic" size="10"&gt;, et al.&lt;/style&gt;&lt;style size="10"&gt; [40]&lt;/style&gt;&lt;/DisplayText&gt;&lt;record&gt;&lt;rec-number&gt;57&lt;/rec-number&gt;&lt;foreign-keys&gt;&lt;key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621DD9">
        <w:fldChar w:fldCharType="separate"/>
      </w:r>
      <w:r w:rsidR="00FB5D05">
        <w:rPr>
          <w:noProof/>
        </w:rPr>
        <w:t>Schoeneberger</w:t>
      </w:r>
      <w:r w:rsidR="00FB5D05" w:rsidRPr="00FB5D05">
        <w:rPr>
          <w:i/>
          <w:noProof/>
        </w:rPr>
        <w:t>, et al.</w:t>
      </w:r>
      <w:r w:rsidR="00FB5D05">
        <w:rPr>
          <w:noProof/>
        </w:rPr>
        <w:t xml:space="preserve"> [40]</w:t>
      </w:r>
      <w:r w:rsidR="00621DD9">
        <w:fldChar w:fldCharType="end"/>
      </w:r>
    </w:p>
    <w:p w14:paraId="38A6703D" w14:textId="251451E1" w:rsidR="001A7BD1" w:rsidRPr="0090503C" w:rsidRDefault="00155DEF" w:rsidP="006C720C">
      <w:pPr>
        <w:pStyle w:val="MDPI31text"/>
        <w:spacing w:after="240"/>
      </w:pPr>
      <w:r w:rsidRPr="006C720C">
        <w:t>The variability of the surface PR zone can</w:t>
      </w:r>
      <w:r w:rsidR="00E72859" w:rsidRPr="00155DEF">
        <w:t xml:space="preserve"> be explained by </w:t>
      </w:r>
      <w:r w:rsidR="001A7BD1" w:rsidRPr="00155DEF">
        <w:t xml:space="preserve">the natural variability within the textural classes of the soil </w:t>
      </w:r>
      <w:r w:rsidR="00E72859" w:rsidRPr="00155DEF">
        <w:t xml:space="preserve">that </w:t>
      </w:r>
      <w:r w:rsidR="001A7BD1" w:rsidRPr="00155DEF">
        <w:t>is intervening</w:t>
      </w:r>
      <w:r w:rsidR="001A7BD1" w:rsidRPr="0090503C">
        <w:t xml:space="preserve"> in the response to compaction processes (cf. </w:t>
      </w:r>
      <w:r w:rsidR="00621DD9">
        <w:fldChar w:fldCharType="begin"/>
      </w:r>
      <w:r w:rsidR="00FB5D05">
        <w:instrText xml:space="preserve"> ADDIN EN.CITE &lt;EndNote&gt;&lt;Cite AuthorYear="1"&gt;&lt;Author&gt;Horn&lt;/Author&gt;&lt;Year&gt;2003&lt;/Year&gt;&lt;RecNum&gt;34&lt;/RecNum&gt;&lt;DisplayText&gt;&lt;style size="10"&gt;Horn [41]&lt;/style&gt;&lt;/DisplayText&gt;&lt;record&gt;&lt;rec-number&gt;34&lt;/rec-number&gt;&lt;foreign-keys&gt;&lt;key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621DD9">
        <w:fldChar w:fldCharType="separate"/>
      </w:r>
      <w:r w:rsidR="00FB5D05">
        <w:rPr>
          <w:noProof/>
        </w:rPr>
        <w:t>Horn [41]</w:t>
      </w:r>
      <w:r w:rsidR="00621DD9">
        <w:fldChar w:fldCharType="end"/>
      </w:r>
      <w:r w:rsidR="001A7BD1" w:rsidRPr="0090503C">
        <w:t>; see below).</w:t>
      </w:r>
    </w:p>
    <w:p w14:paraId="7710505D" w14:textId="3B477B0C" w:rsidR="0090503C" w:rsidRPr="0090503C" w:rsidRDefault="0090503C" w:rsidP="006C720C">
      <w:pPr>
        <w:pStyle w:val="MDPI31text"/>
        <w:spacing w:after="240"/>
      </w:pPr>
      <w:r w:rsidRPr="0090503C">
        <w:lastRenderedPageBreak/>
        <w:t xml:space="preserve">It is known that the effect of the number </w:t>
      </w:r>
      <w:r w:rsidR="00535046">
        <w:t>of</w:t>
      </w:r>
      <w:r w:rsidRPr="0090503C">
        <w:t xml:space="preserve"> passages</w:t>
      </w:r>
      <w:r w:rsidR="00535046">
        <w:t xml:space="preserve"> of a </w:t>
      </w:r>
      <w:r w:rsidR="00535046" w:rsidRPr="0090503C">
        <w:t>tractor</w:t>
      </w:r>
      <w:r w:rsidRPr="0090503C">
        <w:t xml:space="preserve"> is cumulative and that the PR increases with the intensity of the traffic </w:t>
      </w:r>
      <w:r w:rsidR="00621DD9">
        <w:fldChar w:fldCharType="begin"/>
      </w:r>
      <w:r w:rsidR="00621DD9">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621DD9">
        <w:fldChar w:fldCharType="separate"/>
      </w:r>
      <w:r w:rsidR="00621DD9">
        <w:rPr>
          <w:noProof/>
        </w:rPr>
        <w:t>[10]</w:t>
      </w:r>
      <w:r w:rsidR="00621DD9">
        <w:fldChar w:fldCharType="end"/>
      </w:r>
      <w:r w:rsidRPr="0090503C">
        <w:t xml:space="preserve">. This was evaluated by </w:t>
      </w:r>
      <w:r w:rsidR="00621DD9">
        <w:fldChar w:fldCharType="begin"/>
      </w:r>
      <w:r w:rsidR="00FB5D05">
        <w:instrText xml:space="preserve"> ADDIN EN.CITE &lt;EndNote&gt;&lt;Cite AuthorYear="1"&gt;&lt;Author&gt;Usowicz&lt;/Author&gt;&lt;Year&gt;2009&lt;/Year&gt;&lt;RecNum&gt;69&lt;/RecNum&gt;&lt;DisplayText&gt;&lt;style size="10"&gt;Usowicz and Lipiec [38]&lt;/style&gt;&lt;/DisplayText&gt;&lt;record&gt;&lt;rec-number&gt;69&lt;/rec-number&gt;&lt;foreign-keys&gt;&lt;key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621DD9">
        <w:fldChar w:fldCharType="separate"/>
      </w:r>
      <w:r w:rsidR="00FB5D05">
        <w:rPr>
          <w:noProof/>
        </w:rPr>
        <w:t>Usowicz and Lipiec [38]</w:t>
      </w:r>
      <w:r w:rsidR="00621DD9">
        <w:fldChar w:fldCharType="end"/>
      </w:r>
      <w:r w:rsidRPr="0090503C">
        <w:t>, who determined that the maximum effect occurs between the first and third passage of the tractor at a depth range of 0</w:t>
      </w:r>
      <w:r w:rsidR="00A91EE3" w:rsidRPr="00435897">
        <w:rPr>
          <w:bCs/>
        </w:rPr>
        <w:t xml:space="preserve"> – </w:t>
      </w:r>
      <w:r w:rsidRPr="0090503C">
        <w:t xml:space="preserve">60 cm and that this effect decreases to a greater depth. Thus, consequences are manifested predominantly near the soil surface. In addition, </w:t>
      </w:r>
      <w:r w:rsidR="00621DD9">
        <w:fldChar w:fldCharType="begin"/>
      </w:r>
      <w:r w:rsidR="00FB5D05">
        <w:instrText xml:space="preserve"> ADDIN EN.CITE &lt;EndNote&gt;&lt;Cite AuthorYear="1"&gt;&lt;Author&gt;Horn&lt;/Author&gt;&lt;Year&gt;2009&lt;/Year&gt;&lt;RecNum&gt;35&lt;/RecNum&gt;&lt;DisplayText&gt;&lt;style size="10"&gt;Horn and Fleige [42]&lt;/style&gt;&lt;/DisplayText&gt;&lt;record&gt;&lt;rec-number&gt;35&lt;/rec-number&gt;&lt;foreign-keys&gt;&lt;key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621DD9">
        <w:fldChar w:fldCharType="separate"/>
      </w:r>
      <w:r w:rsidR="00FB5D05">
        <w:rPr>
          <w:noProof/>
        </w:rPr>
        <w:t>Horn and Fleige [42]</w:t>
      </w:r>
      <w:r w:rsidR="00621DD9">
        <w:fldChar w:fldCharType="end"/>
      </w:r>
      <w:r w:rsidRPr="0090503C">
        <w:t xml:space="preserve"> showed that tires with a load of 3.3 Mg exert an average normal stress of approximately 50</w:t>
      </w:r>
      <w:r w:rsidR="0059153D">
        <w:t>000</w:t>
      </w:r>
      <w:r w:rsidRPr="0090503C">
        <w:t xml:space="preserve"> Pa to the 40 cm depth layer and increasing this load to 6.5 Mg leads to tensions of more </w:t>
      </w:r>
      <w:r w:rsidR="00A008B4" w:rsidRPr="0090503C">
        <w:t>than</w:t>
      </w:r>
      <w:r w:rsidRPr="0090503C">
        <w:t xml:space="preserve"> 100</w:t>
      </w:r>
      <w:r w:rsidR="0059153D">
        <w:t>000</w:t>
      </w:r>
      <w:r w:rsidRPr="0090503C">
        <w:t xml:space="preserve"> Pa even down to 60 cm depth. The same authors clarified that a loamy soil presents a greater sensitivity to the external loads than a sandy or </w:t>
      </w:r>
      <w:r w:rsidR="00A91EE3" w:rsidRPr="00A91EE3">
        <w:t>clayish</w:t>
      </w:r>
      <w:r w:rsidR="00A91EE3">
        <w:t xml:space="preserve"> </w:t>
      </w:r>
      <w:r w:rsidRPr="0090503C">
        <w:t>soil due to differences in the pore size distribution.</w:t>
      </w:r>
    </w:p>
    <w:p w14:paraId="3C187096" w14:textId="118276D3" w:rsidR="0090503C" w:rsidRDefault="0090503C" w:rsidP="006C720C">
      <w:pPr>
        <w:pStyle w:val="MDPI31text"/>
        <w:spacing w:after="240"/>
      </w:pPr>
      <w:r w:rsidRPr="0090503C">
        <w:t xml:space="preserve">The effects on root growth as result of increased mechanical strength were studied by </w:t>
      </w:r>
      <w:r w:rsidR="00621DD9">
        <w:fldChar w:fldCharType="begin"/>
      </w:r>
      <w:r w:rsidR="00621DD9">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621DD9">
        <w:fldChar w:fldCharType="separate"/>
      </w:r>
      <w:r w:rsidR="00621DD9">
        <w:rPr>
          <w:noProof/>
        </w:rPr>
        <w:t>Taylor and Brar [4]</w:t>
      </w:r>
      <w:r w:rsidR="00621DD9">
        <w:fldChar w:fldCharType="end"/>
      </w:r>
      <w:r w:rsidRPr="0090503C">
        <w:t>, who determined a linear decrease in root elongation with PR values higher than 500</w:t>
      </w:r>
      <w:r w:rsidR="0059153D">
        <w:t>000</w:t>
      </w:r>
      <w:r w:rsidRPr="0090503C">
        <w:t xml:space="preserve"> Pa. On the other hand, </w:t>
      </w:r>
      <w:r w:rsidR="00621DD9">
        <w:fldChar w:fldCharType="begin"/>
      </w:r>
      <w:r w:rsidR="00FB5D05">
        <w:instrText xml:space="preserve"> ADDIN EN.CITE &lt;EndNote&gt;&lt;Cite AuthorYear="1"&gt;&lt;Author&gt;Pérez&lt;/Author&gt;&lt;Year&gt;2010&lt;/Year&gt;&lt;RecNum&gt;52&lt;/RecNum&gt;&lt;DisplayText&gt;&lt;style size="10"&gt;Pérez&lt;/style&gt;&lt;style face="italic" size="10"&gt;, et al.&lt;/style&gt;&lt;style size="10"&gt; [43]&lt;/style&gt;&lt;/DisplayText&gt;&lt;record&gt;&lt;rec-number&gt;52&lt;/rec-number&gt;&lt;foreign-keys&gt;&lt;key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621DD9">
        <w:fldChar w:fldCharType="separate"/>
      </w:r>
      <w:r w:rsidR="00FB5D05">
        <w:rPr>
          <w:noProof/>
        </w:rPr>
        <w:t>Pérez</w:t>
      </w:r>
      <w:r w:rsidR="00FB5D05" w:rsidRPr="00FB5D05">
        <w:rPr>
          <w:i/>
          <w:noProof/>
        </w:rPr>
        <w:t>, et al.</w:t>
      </w:r>
      <w:r w:rsidR="00FB5D05">
        <w:rPr>
          <w:noProof/>
        </w:rPr>
        <w:t xml:space="preserve"> [43]</w:t>
      </w:r>
      <w:r w:rsidR="00621DD9">
        <w:fldChar w:fldCharType="end"/>
      </w:r>
      <w:r w:rsidRPr="0090503C">
        <w:t xml:space="preserve"> consider that root growth equals zero with a soil penetration resistance of approximately 5000</w:t>
      </w:r>
      <w:r w:rsidR="0059153D">
        <w:t>000</w:t>
      </w:r>
      <w:r w:rsidRPr="0090503C">
        <w:t xml:space="preserve"> Pa and, in the specific case of the maize crop, </w:t>
      </w:r>
      <w:r w:rsidR="00621DD9">
        <w:fldChar w:fldCharType="begin"/>
      </w:r>
      <w:r w:rsidR="00FB5D05">
        <w:instrText xml:space="preserve"> ADDIN EN.CITE &lt;EndNote&gt;&lt;Cite AuthorYear="1"&gt;&lt;Author&gt;Hadas&lt;/Author&gt;&lt;Year&gt;1997&lt;/Year&gt;&lt;RecNum&gt;24&lt;/RecNum&gt;&lt;DisplayText&gt;&lt;style size="10"&gt;Hadas [44]&lt;/style&gt;&lt;/DisplayText&gt;&lt;record&gt;&lt;rec-number&gt;24&lt;/rec-number&gt;&lt;foreign-keys&gt;&lt;key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621DD9">
        <w:fldChar w:fldCharType="separate"/>
      </w:r>
      <w:r w:rsidR="00FB5D05">
        <w:rPr>
          <w:noProof/>
        </w:rPr>
        <w:t>Hadas [44]</w:t>
      </w:r>
      <w:r w:rsidR="00621DD9">
        <w:fldChar w:fldCharType="end"/>
      </w:r>
      <w:r w:rsidRPr="0090503C">
        <w:t xml:space="preserve"> reported no root growth values in a range of 1600</w:t>
      </w:r>
      <w:r w:rsidR="0059153D">
        <w:t>000</w:t>
      </w:r>
      <w:r w:rsidRPr="0090503C">
        <w:t xml:space="preserve"> to 3700</w:t>
      </w:r>
      <w:r w:rsidR="0059153D">
        <w:t>000</w:t>
      </w:r>
      <w:r w:rsidRPr="0090503C">
        <w:t xml:space="preserve"> Pa. </w:t>
      </w:r>
      <w:r w:rsidR="00621DD9">
        <w:fldChar w:fldCharType="begin"/>
      </w:r>
      <w:r w:rsidR="00FB5D05">
        <w:instrText xml:space="preserve"> ADDIN EN.CITE &lt;EndNote&gt;&lt;Cite AuthorYear="1"&gt;&lt;Author&gt;Feldman&lt;/Author&gt;&lt;Year&gt;1994&lt;/Year&gt;&lt;RecNum&gt;21&lt;/RecNum&gt;&lt;DisplayText&gt;&lt;style size="10"&gt;Feldman [45]&lt;/style&gt;&lt;/DisplayText&gt;&lt;record&gt;&lt;rec-number&gt;21&lt;/rec-number&gt;&lt;foreign-keys&gt;&lt;key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(NY)&lt;/pub-location&gt;&lt;publisher&gt;Springer&lt;/publisher&gt;&lt;urls&gt;&lt;/urls&gt;&lt;/record&gt;&lt;/Cite&gt;&lt;/EndNote&gt;</w:instrText>
      </w:r>
      <w:r w:rsidR="00621DD9">
        <w:fldChar w:fldCharType="separate"/>
      </w:r>
      <w:r w:rsidR="00FB5D05">
        <w:rPr>
          <w:noProof/>
        </w:rPr>
        <w:t>Feldman [45]</w:t>
      </w:r>
      <w:r w:rsidR="00621DD9">
        <w:fldChar w:fldCharType="end"/>
      </w:r>
      <w:r w:rsidRPr="0090503C">
        <w:t xml:space="preserve"> indicates that the typical rooting depth of maize varies between 150 and 180 cm, depending on the textural class of the soil. This finding indicates that at the sites of low PR, the rooting of maize will be affected under </w:t>
      </w:r>
      <w:r w:rsidR="006C2018">
        <w:t>10</w:t>
      </w:r>
      <w:r w:rsidRPr="0090503C">
        <w:t xml:space="preserve"> cm of </w:t>
      </w:r>
      <w:r w:rsidRPr="006C2018">
        <w:t>depth (</w:t>
      </w:r>
      <w:r w:rsidR="006C2018" w:rsidRPr="006C2018">
        <w:fldChar w:fldCharType="begin"/>
      </w:r>
      <w:r w:rsidR="006C2018" w:rsidRPr="006C2018">
        <w:instrText xml:space="preserve"> REF _Ref112254124 \h  \* MERGEFORMAT </w:instrText>
      </w:r>
      <w:r w:rsidR="006C2018" w:rsidRPr="006C2018">
        <w:fldChar w:fldCharType="separate"/>
      </w:r>
      <w:r w:rsidR="006C2018" w:rsidRPr="006C2018">
        <w:t xml:space="preserve">Figure </w:t>
      </w:r>
      <w:r w:rsidR="006C2018" w:rsidRPr="006C2018">
        <w:rPr>
          <w:noProof/>
        </w:rPr>
        <w:t>2</w:t>
      </w:r>
      <w:r w:rsidR="006C2018" w:rsidRPr="006C2018">
        <w:fldChar w:fldCharType="end"/>
      </w:r>
      <w:r w:rsidRPr="0090503C">
        <w:t>), resulting in low exploration of the plant roots and reduction and heterogeneity of the maize yields at the study site.</w:t>
      </w:r>
    </w:p>
    <w:p w14:paraId="41233D42" w14:textId="4383C02A" w:rsidR="009545B0" w:rsidRDefault="009545B0" w:rsidP="009545B0">
      <w:pPr>
        <w:pStyle w:val="MDPI23heading3"/>
      </w:pPr>
      <w:bookmarkStart w:id="41" w:name="_Toc438590007"/>
      <w:r w:rsidRPr="009545B0">
        <w:t>Textur</w:t>
      </w:r>
      <w:bookmarkEnd w:id="41"/>
      <w:r w:rsidRPr="009545B0">
        <w:t>e</w:t>
      </w:r>
    </w:p>
    <w:p w14:paraId="33BCCF40" w14:textId="1FA0027A" w:rsidR="00E22C20" w:rsidRDefault="009545B0" w:rsidP="00E22C20">
      <w:pPr>
        <w:pStyle w:val="MDPI31text"/>
        <w:spacing w:after="240"/>
      </w:pPr>
      <w:r>
        <w:t xml:space="preserve">The texture influences the mechanical behavior and ease of soil tillage, the amount of water and air it can hold and the speed with which water penetrates and </w:t>
      </w:r>
      <w:r w:rsidR="00932C07">
        <w:t>moves</w:t>
      </w:r>
      <w:r>
        <w:t xml:space="preserve"> in it </w:t>
      </w:r>
      <w:r w:rsidR="00621DD9">
        <w:fldChar w:fldCharType="begin"/>
      </w:r>
      <w:r w:rsidR="00FB5D05">
        <w:instrText xml:space="preserve"> ADDIN EN.CITE &lt;EndNote&gt;&lt;Cite&gt;&lt;Author&gt;FAO&lt;/Author&gt;&lt;Year&gt;2009&lt;/Year&gt;&lt;RecNum&gt;20&lt;/RecNum&gt;&lt;DisplayText&gt;&lt;style size="10"&gt;[46]&lt;/style&gt;&lt;/DisplayText&gt;&lt;record&gt;&lt;rec-number&gt;20&lt;/rec-number&gt;&lt;foreign-keys&gt;&lt;key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621DD9">
        <w:fldChar w:fldCharType="separate"/>
      </w:r>
      <w:r w:rsidR="00FB5D05">
        <w:rPr>
          <w:noProof/>
        </w:rPr>
        <w:t>[46]</w:t>
      </w:r>
      <w:r w:rsidR="00621DD9">
        <w:fldChar w:fldCharType="end"/>
      </w:r>
      <w:r>
        <w:t xml:space="preserve">. The particle size is determined by the parent material and the pedogenesis, and accordingly affect erosion processes including other properties such as structure, </w:t>
      </w:r>
      <w:r w:rsidR="00932C07">
        <w:t>porosity,</w:t>
      </w:r>
      <w:r>
        <w:t xml:space="preserve"> and consistency. </w:t>
      </w:r>
      <w:r w:rsidRPr="00932C07">
        <w:t>This result allows inferences regarding the structure and stability of the aggregates. It</w:t>
      </w:r>
      <w:r>
        <w:t xml:space="preserve"> is known that soils dominated by sand tend to have a weak structure grade, while clay soils have more stable aggregates, </w:t>
      </w:r>
      <w:r w:rsidR="009A0783">
        <w:t>indicating</w:t>
      </w:r>
      <w:r>
        <w:t xml:space="preserve"> a more complex structure </w:t>
      </w:r>
      <w:r w:rsidR="00621DD9">
        <w:fldChar w:fldCharType="begin"/>
      </w:r>
      <w:r w:rsidR="00621DD9">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621DD9">
        <w:fldChar w:fldCharType="separate"/>
      </w:r>
      <w:r w:rsidR="00621DD9">
        <w:rPr>
          <w:noProof/>
        </w:rPr>
        <w:t>[11]</w:t>
      </w:r>
      <w:r w:rsidR="00621DD9">
        <w:fldChar w:fldCharType="end"/>
      </w:r>
      <w:r>
        <w:t xml:space="preserve">. This is explained by the electrochemical </w:t>
      </w:r>
      <w:r w:rsidR="009A0783">
        <w:t xml:space="preserve">charge </w:t>
      </w:r>
      <w:r>
        <w:t xml:space="preserve">of the fine particles, which bind with cementing agents such as organic matter, maintaining the bonds and increasing the effective stress </w:t>
      </w:r>
      <w:r w:rsidR="00621DD9">
        <w:fldChar w:fldCharType="begin"/>
      </w:r>
      <w:r w:rsidR="00FB5D05">
        <w:instrText xml:space="preserve"> ADDIN EN.CITE &lt;EndNote&gt;&lt;Cite&gt;&lt;Author&gt;Horn&lt;/Author&gt;&lt;Year&gt;1994&lt;/Year&gt;&lt;RecNum&gt;36&lt;/RecNum&gt;&lt;DisplayText&gt;&lt;style size="10"&gt;[47]&lt;/style&gt;&lt;/DisplayText&gt;&lt;record&gt;&lt;rec-number&gt;36&lt;/rec-number&gt;&lt;foreign-keys&gt;&lt;key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FB5D05">
        <w:rPr>
          <w:noProof/>
        </w:rPr>
        <w:t>[47]</w:t>
      </w:r>
      <w:r w:rsidR="00621DD9">
        <w:fldChar w:fldCharType="end"/>
      </w:r>
      <w:r>
        <w:t xml:space="preserve">. Finally, there is a direct relationship between the flows in the profile. Well-structured soils will have continuous pores, </w:t>
      </w:r>
      <w:r w:rsidR="009A0783" w:rsidRPr="009A0783">
        <w:t xml:space="preserve">fostering the flow of water and the exchange of gases, </w:t>
      </w:r>
      <w:r>
        <w:t xml:space="preserve">while soils with weak structure, such as sands, show water flow in the space between particles </w:t>
      </w:r>
      <w:r w:rsidR="00621DD9">
        <w:fldChar w:fldCharType="begin"/>
      </w:r>
      <w:r w:rsidR="00FB5D05">
        <w:instrText xml:space="preserve"> ADDIN EN.CITE &lt;EndNote&gt;&lt;Cite&gt;&lt;Author&gt;Hillel&lt;/Author&gt;&lt;Year&gt;1980&lt;/Year&gt;&lt;RecNum&gt;32&lt;/RecNum&gt;&lt;DisplayText&gt;&lt;style size="10"&gt;[48]&lt;/style&gt;&lt;/DisplayText&gt;&lt;record&gt;&lt;rec-number&gt;32&lt;/rec-number&gt;&lt;foreign-keys&gt;&lt;key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621DD9">
        <w:fldChar w:fldCharType="separate"/>
      </w:r>
      <w:r w:rsidR="00FB5D05">
        <w:rPr>
          <w:noProof/>
        </w:rPr>
        <w:t>[48]</w:t>
      </w:r>
      <w:r w:rsidR="00621DD9">
        <w:fldChar w:fldCharType="end"/>
      </w:r>
      <w:r>
        <w:t xml:space="preserve">. </w:t>
      </w:r>
      <w:r w:rsidR="009A0783">
        <w:t>Therefore</w:t>
      </w:r>
      <w:r>
        <w:t>, soil compressibility, which corresponds to the proportion of a soil mass decreasing its volume when supporting a load, will be lower in coarse soils</w:t>
      </w:r>
      <w:r w:rsidR="00E22C20">
        <w:t xml:space="preserve"> </w:t>
      </w:r>
      <w:r w:rsidR="00621DD9">
        <w:fldChar w:fldCharType="begin"/>
      </w:r>
      <w:r w:rsidR="00FB5D05">
        <w:instrText xml:space="preserve"> ADDIN EN.CITE &lt;EndNote&gt;&lt;Cite&gt;&lt;Author&gt;Horn&lt;/Author&gt;&lt;Year&gt;1994&lt;/Year&gt;&lt;RecNum&gt;36&lt;/RecNum&gt;&lt;DisplayText&gt;&lt;style size="10"&gt;[47]&lt;/style&gt;&lt;/DisplayText&gt;&lt;record&gt;&lt;rec-number&gt;36&lt;/rec-number&gt;&lt;foreign-keys&gt;&lt;key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FB5D05">
        <w:rPr>
          <w:noProof/>
        </w:rPr>
        <w:t>[47]</w:t>
      </w:r>
      <w:r w:rsidR="00621DD9">
        <w:fldChar w:fldCharType="end"/>
      </w:r>
      <w:r w:rsidR="00E22C20">
        <w:t>.</w:t>
      </w:r>
    </w:p>
    <w:p w14:paraId="3B958669" w14:textId="0789CCE2" w:rsidR="00E90EE1" w:rsidRPr="00D633BB" w:rsidRDefault="00E90EE1" w:rsidP="00E22C20">
      <w:pPr>
        <w:pStyle w:val="MDPI31text"/>
        <w:spacing w:after="240"/>
      </w:pPr>
      <w:r w:rsidRPr="00E90EE1">
        <w:t xml:space="preserve">Particle size distribution is largely explained by the natural distribution of this property within the soil and is not expected to show great variability. Changes of this property are expected as result of long-term processes, like selective erosion or in-situ weathering. Nevertheless, the local increase of the clay content affects other properties like water retention or organic matter content, that directly affect the mechanical and </w:t>
      </w:r>
      <w:r w:rsidRPr="00D633BB">
        <w:t>hydraulic behavior of the soil.</w:t>
      </w:r>
    </w:p>
    <w:p w14:paraId="4C859CCB" w14:textId="06FD2A72" w:rsidR="00633E3A" w:rsidRPr="00D633BB" w:rsidRDefault="00633E3A" w:rsidP="00633E3A">
      <w:pPr>
        <w:pStyle w:val="MDPI23heading3"/>
      </w:pPr>
      <w:bookmarkStart w:id="42" w:name="_Toc438590008"/>
      <w:r w:rsidRPr="00D633BB">
        <w:t>Bulk Density (BD)</w:t>
      </w:r>
      <w:bookmarkEnd w:id="42"/>
    </w:p>
    <w:p w14:paraId="79B0DD6C" w14:textId="1D0F4D67" w:rsidR="00971939" w:rsidRPr="00D633BB" w:rsidRDefault="00F74F00" w:rsidP="00E22C20">
      <w:pPr>
        <w:pStyle w:val="MDPI31text"/>
        <w:spacing w:after="240"/>
      </w:pPr>
      <w:r w:rsidRPr="00D633BB">
        <w:t xml:space="preserve">Due to the tillage practices at this study site, BD is a property that varies within the season </w:t>
      </w:r>
      <w:r w:rsidR="00621DD9">
        <w:fldChar w:fldCharType="begin"/>
      </w:r>
      <w:r w:rsidR="00FB5D05">
        <w:instrText xml:space="preserve"> ADDIN EN.CITE &lt;EndNote&gt;&lt;Cite&gt;&lt;Author&gt;Osunbitan&lt;/Author&gt;&lt;Year&gt;2005&lt;/Year&gt;&lt;RecNum&gt;49&lt;/RecNum&gt;&lt;DisplayText&gt;&lt;style size="10"&gt;[49]&lt;/style&gt;&lt;/DisplayText&gt;&lt;record&gt;&lt;rec-number&gt;49&lt;/rec-number&gt;&lt;foreign-keys&gt;&lt;key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621DD9">
        <w:fldChar w:fldCharType="separate"/>
      </w:r>
      <w:r w:rsidR="00FB5D05">
        <w:rPr>
          <w:noProof/>
        </w:rPr>
        <w:t>[49]</w:t>
      </w:r>
      <w:r w:rsidR="00621DD9">
        <w:fldChar w:fldCharType="end"/>
      </w:r>
      <w:r w:rsidRPr="00D633BB">
        <w:t xml:space="preserve">. These variations reflect changes in soil structure, which are closely related to total porosity, the latter being highly sensitive to the content of organic matter (OM) and to the management </w:t>
      </w:r>
      <w:r w:rsidR="00621DD9">
        <w:fldChar w:fldCharType="begin"/>
      </w:r>
      <w:r w:rsidR="00FB5D05">
        <w:instrText xml:space="preserve"> ADDIN EN.CITE &lt;EndNote&gt;&lt;Cite&gt;&lt;Author&gt;Horn&lt;/Author&gt;&lt;Year&gt;1994&lt;/Year&gt;&lt;RecNum&gt;36&lt;/RecNum&gt;&lt;DisplayText&gt;&lt;style size="10"&gt;[47]&lt;/style&gt;&lt;/DisplayText&gt;&lt;record&gt;&lt;rec-number&gt;36&lt;/rec-number&gt;&lt;foreign-keys&gt;&lt;key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FB5D05">
        <w:rPr>
          <w:noProof/>
        </w:rPr>
        <w:t>[47]</w:t>
      </w:r>
      <w:r w:rsidR="00621DD9">
        <w:fldChar w:fldCharType="end"/>
      </w:r>
      <w:r w:rsidRPr="00D633BB">
        <w:t xml:space="preserve">. This occurs because any load applied to the soil surface is transmitted in three dimensions through the solid, </w:t>
      </w:r>
      <w:r w:rsidR="00C769F3" w:rsidRPr="00D633BB">
        <w:t>liquid,</w:t>
      </w:r>
      <w:r w:rsidRPr="00D633BB">
        <w:t xml:space="preserve"> and gaseous phases. If the air permeability is high enough to allow the immediate deformation of the air-filled pores, soil settlement will primarily affect the flow of water </w:t>
      </w:r>
      <w:bookmarkStart w:id="43" w:name="_Hlk50932932"/>
      <w:r w:rsidR="00621DD9">
        <w:fldChar w:fldCharType="begin"/>
      </w:r>
      <w:r w:rsidR="00FB5D05">
        <w:instrText xml:space="preserve"> ADDIN EN.CITE &lt;EndNote&gt;&lt;Cite&gt;&lt;Author&gt;Horn&lt;/Author&gt;&lt;Year&gt;2003&lt;/Year&gt;&lt;RecNum&gt;34&lt;/RecNum&gt;&lt;DisplayText&gt;&lt;style size="10"&gt;[41]&lt;/style&gt;&lt;/DisplayText&gt;&lt;record&gt;&lt;rec-number&gt;34&lt;/rec-number&gt;&lt;foreign-keys&gt;&lt;key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621DD9">
        <w:fldChar w:fldCharType="separate"/>
      </w:r>
      <w:r w:rsidR="00FB5D05">
        <w:rPr>
          <w:noProof/>
        </w:rPr>
        <w:t>[41]</w:t>
      </w:r>
      <w:r w:rsidR="00621DD9">
        <w:fldChar w:fldCharType="end"/>
      </w:r>
      <w:r w:rsidRPr="00D633BB">
        <w:t>.</w:t>
      </w:r>
      <w:bookmarkEnd w:id="43"/>
    </w:p>
    <w:p w14:paraId="00AA87BF" w14:textId="231DE10A" w:rsidR="00F74F00" w:rsidRPr="00D633BB" w:rsidRDefault="00621DD9" w:rsidP="00E22C20">
      <w:pPr>
        <w:pStyle w:val="MDPI31text"/>
        <w:spacing w:after="240"/>
      </w:pPr>
      <w:r>
        <w:lastRenderedPageBreak/>
        <w:fldChar w:fldCharType="begin"/>
      </w:r>
      <w:r w:rsidR="00412A2D">
        <w:instrText xml:space="preserve"> ADDIN EN.CITE &lt;EndNote&gt;&lt;Cite AuthorYear="1"&gt;&lt;Author&gt;Sandoval&lt;/Author&gt;&lt;Year&gt;2012&lt;/Year&gt;&lt;RecNum&gt;55&lt;/RecNum&gt;&lt;DisplayText&gt;&lt;style size="10"&gt;Sandoval, et al. [23]&lt;/style&gt;&lt;/DisplayText&gt;&lt;record&gt;&lt;rec-number&gt;55&lt;/rec-number&gt;&lt;foreign-keys&gt;&lt;key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fldChar w:fldCharType="separate"/>
      </w:r>
      <w:r w:rsidR="00412A2D">
        <w:rPr>
          <w:noProof/>
        </w:rPr>
        <w:t>Sandoval, et al. [23]</w:t>
      </w:r>
      <w:r>
        <w:fldChar w:fldCharType="end"/>
      </w:r>
      <w:r w:rsidR="00F74F00" w:rsidRPr="00D633BB">
        <w:t xml:space="preserve"> indicated for a sandy loam textural class, values of BD ranging from 1.4 to 1.8 Mg m</w:t>
      </w:r>
      <w:r w:rsidR="00F74F00" w:rsidRPr="00D633BB">
        <w:rPr>
          <w:vertAlign w:val="superscript"/>
        </w:rPr>
        <w:t>-3</w:t>
      </w:r>
      <w:r w:rsidR="00F74F00" w:rsidRPr="00D633BB">
        <w:t xml:space="preserve">; </w:t>
      </w:r>
      <w:r w:rsidR="00535046" w:rsidRPr="00D633BB">
        <w:t>higher than the values we observed</w:t>
      </w:r>
      <w:r w:rsidR="00F74F00" w:rsidRPr="00D633BB">
        <w:t xml:space="preserve">. On the other hand, it is necessary to consider that sand has a lower compressibility compared to clay soils when subjected to external loads </w:t>
      </w:r>
      <w:r>
        <w:fldChar w:fldCharType="begin"/>
      </w:r>
      <w:r w:rsidR="00FB5D05">
        <w:instrText xml:space="preserve"> ADDIN EN.CITE &lt;EndNote&gt;&lt;Cite&gt;&lt;Author&gt;Horn&lt;/Author&gt;&lt;Year&gt;1994&lt;/Year&gt;&lt;RecNum&gt;36&lt;/RecNum&gt;&lt;DisplayText&gt;&lt;style size="10"&gt;[47]&lt;/style&gt;&lt;/DisplayText&gt;&lt;record&gt;&lt;rec-number&gt;36&lt;/rec-number&gt;&lt;foreign-keys&gt;&lt;key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fldChar w:fldCharType="separate"/>
      </w:r>
      <w:r w:rsidR="00FB5D05">
        <w:rPr>
          <w:noProof/>
        </w:rPr>
        <w:t>[47]</w:t>
      </w:r>
      <w:r>
        <w:fldChar w:fldCharType="end"/>
      </w:r>
      <w:r w:rsidR="00F74F00" w:rsidRPr="00D633BB">
        <w:t xml:space="preserve">, so that depending on their shape, size and mixture they can maintain their values relatively stable in front of these mechanical load events </w:t>
      </w:r>
      <w:r>
        <w:fldChar w:fldCharType="begin"/>
      </w:r>
      <w:r w:rsidR="00FB5D05">
        <w:instrText xml:space="preserve"> ADDIN EN.CITE &lt;EndNote&gt;&lt;Cite&gt;&lt;Author&gt;Blume&lt;/Author&gt;&lt;Year&gt;2010&lt;/Year&gt;&lt;RecNum&gt;7&lt;/RecNum&gt;&lt;DisplayText&gt;&lt;style size="10"&gt;[50]&lt;/style&gt;&lt;/DisplayText&gt;&lt;record&gt;&lt;rec-number&gt;7&lt;/rec-number&gt;&lt;foreign-keys&gt;&lt;key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FB5D05">
        <w:rPr>
          <w:rFonts w:ascii="Times New Roman" w:hAnsi="Times New Roman"/>
        </w:rPr>
        <w:instrText>̈</w:instrText>
      </w:r>
      <w:r w:rsidR="00FB5D05">
        <w:instrText>mmer, Gerhard W.&lt;/author&gt;&lt;author&gt;Horn, Rainer&lt;/author&gt;&lt;author&gt;Kandeler, Ellen&lt;/author&gt;&lt;author&gt;Ko</w:instrText>
      </w:r>
      <w:r w:rsidR="00FB5D05">
        <w:rPr>
          <w:rFonts w:ascii="Times New Roman" w:hAnsi="Times New Roman"/>
        </w:rPr>
        <w:instrText>̈</w:instrText>
      </w:r>
      <w:r w:rsidR="00FB5D05">
        <w:instrText>gel-Knabner, Ingrid&lt;/author&gt;&lt;author&gt;Kretzschmar, Ruben&lt;/author&gt;&lt;author&gt;Stahr, Karl&lt;/author&gt;&lt;author&gt;Wilke, Berndt-Michael&lt;/author&gt;&lt;author&gt;Scheffer, Fritz&lt;/author&gt;&lt;author&gt;Schachtschabel, Paul&lt;/author&gt;&lt;author&gt;Thiele-Bruhn, So</w:instrText>
      </w:r>
      <w:r w:rsidR="00FB5D05">
        <w:rPr>
          <w:rFonts w:ascii="Times New Roman" w:hAnsi="Times New Roman"/>
        </w:rPr>
        <w:instrText>̈</w:instrText>
      </w:r>
      <w:r w:rsidR="00FB5D05">
        <w:instrText>ren&lt;/author&gt;&lt;author&gt;Welp, Gerhard&lt;/author&gt;&lt;author&gt;Tippko</w:instrText>
      </w:r>
      <w:r w:rsidR="00FB5D05">
        <w:rPr>
          <w:rFonts w:ascii="Times New Roman" w:hAnsi="Times New Roman"/>
        </w:rPr>
        <w:instrText>̈</w:instrText>
      </w:r>
      <w:r w:rsidR="00FB5D05">
        <w:instrText>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fldChar w:fldCharType="separate"/>
      </w:r>
      <w:r w:rsidR="00FB5D05">
        <w:rPr>
          <w:noProof/>
        </w:rPr>
        <w:t>[50]</w:t>
      </w:r>
      <w:r>
        <w:fldChar w:fldCharType="end"/>
      </w:r>
      <w:r w:rsidR="00F74F00" w:rsidRPr="00D633BB">
        <w:t>.</w:t>
      </w:r>
    </w:p>
    <w:p w14:paraId="5AF45EEC" w14:textId="74009F2C" w:rsidR="002C3E45" w:rsidRPr="00D633BB" w:rsidRDefault="002C3E45" w:rsidP="00E22C20">
      <w:pPr>
        <w:pStyle w:val="MDPI31text"/>
        <w:spacing w:after="240"/>
      </w:pPr>
      <w:r w:rsidRPr="00D633BB">
        <w:t xml:space="preserve">Although the area of high PR presented lower values of BD at the position inside the track, this tendency would not correspond to the expected values due to exposure to strong pressures caused by the passage of machinery in the area under the wheel track. This may be related to the plowing that loosens the soil, inverting and releasing compacted areas. For the case of the high PR site, having a higher sand content, the first pass of the machinery generates its final settlement </w:t>
      </w:r>
      <w:r w:rsidR="00621DD9">
        <w:fldChar w:fldCharType="begin"/>
      </w:r>
      <w:r w:rsidR="00FB5D05">
        <w:instrText xml:space="preserve"> ADDIN EN.CITE &lt;EndNote&gt;&lt;Cite&gt;&lt;Author&gt;Horn&lt;/Author&gt;&lt;Year&gt;2003&lt;/Year&gt;&lt;RecNum&gt;34&lt;/RecNum&gt;&lt;DisplayText&gt;&lt;style size="10"&gt;[41]&lt;/style&gt;&lt;/DisplayText&gt;&lt;record&gt;&lt;rec-number&gt;34&lt;/rec-number&gt;&lt;foreign-keys&gt;&lt;key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621DD9">
        <w:fldChar w:fldCharType="separate"/>
      </w:r>
      <w:r w:rsidR="00FB5D05">
        <w:rPr>
          <w:noProof/>
        </w:rPr>
        <w:t>[41]</w:t>
      </w:r>
      <w:r w:rsidR="00621DD9">
        <w:fldChar w:fldCharType="end"/>
      </w:r>
      <w:r w:rsidRPr="00D633BB">
        <w:t xml:space="preserve">. Preventing the subsequent rearrangement of particles; while </w:t>
      </w:r>
      <w:bookmarkStart w:id="44" w:name="_Hlk49260172"/>
      <w:r w:rsidR="000763E1" w:rsidRPr="000763E1">
        <w:t xml:space="preserve">places without </w:t>
      </w:r>
      <w:r w:rsidR="000763E1">
        <w:t xml:space="preserve">machinery </w:t>
      </w:r>
      <w:r w:rsidR="000763E1" w:rsidRPr="000763E1">
        <w:t>crossing</w:t>
      </w:r>
      <w:r w:rsidR="000763E1">
        <w:t xml:space="preserve"> </w:t>
      </w:r>
      <w:r w:rsidR="000763E1" w:rsidRPr="000763E1">
        <w:t>(-M)</w:t>
      </w:r>
      <w:bookmarkEnd w:id="44"/>
      <w:r w:rsidRPr="00D633BB">
        <w:t xml:space="preserve">, the particles continue to settle with the successive cycles of wetting and drying generated by the irrigations </w:t>
      </w:r>
      <w:r w:rsidR="00621DD9">
        <w:fldChar w:fldCharType="begin"/>
      </w:r>
      <w:r w:rsidR="00FB5D05">
        <w:instrText xml:space="preserve"> ADDIN EN.CITE &lt;EndNote&gt;&lt;Cite&gt;&lt;Author&gt;Seguel&lt;/Author&gt;&lt;Year&gt;2006&lt;/Year&gt;&lt;RecNum&gt;58&lt;/RecNum&gt;&lt;DisplayText&gt;&lt;style size="10"&gt;[51]&lt;/style&gt;&lt;/DisplayText&gt;&lt;record&gt;&lt;rec-number&gt;58&lt;/rec-number&gt;&lt;foreign-keys&gt;&lt;key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621DD9">
        <w:fldChar w:fldCharType="separate"/>
      </w:r>
      <w:r w:rsidR="00FB5D05">
        <w:rPr>
          <w:noProof/>
        </w:rPr>
        <w:t>[51]</w:t>
      </w:r>
      <w:r w:rsidR="00621DD9">
        <w:fldChar w:fldCharType="end"/>
      </w:r>
      <w:r w:rsidRPr="00D633BB">
        <w:t xml:space="preserve">. In </w:t>
      </w:r>
      <w:r w:rsidR="00535046" w:rsidRPr="00D633BB">
        <w:t>the sense of the time after the soil tillage</w:t>
      </w:r>
      <w:r w:rsidRPr="00D633BB">
        <w:t xml:space="preserve">, </w:t>
      </w:r>
      <w:r w:rsidR="00621DD9">
        <w:fldChar w:fldCharType="begin"/>
      </w:r>
      <w:r w:rsidR="00FB5D05">
        <w:instrText xml:space="preserve"> ADDIN EN.CITE &lt;EndNote&gt;&lt;Cite AuthorYear="1"&gt;&lt;Author&gt;Osunbitan&lt;/Author&gt;&lt;Year&gt;2005&lt;/Year&gt;&lt;RecNum&gt;49&lt;/RecNum&gt;&lt;DisplayText&gt;&lt;style size="10"&gt;Osunbitan, et al. [49]&lt;/style&gt;&lt;/DisplayText&gt;&lt;record&gt;&lt;rec-number&gt;49&lt;/rec-number&gt;&lt;foreign-keys&gt;&lt;key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621DD9">
        <w:fldChar w:fldCharType="separate"/>
      </w:r>
      <w:r w:rsidR="00FB5D05">
        <w:rPr>
          <w:noProof/>
        </w:rPr>
        <w:t>Osunbitan, et al. [49]</w:t>
      </w:r>
      <w:r w:rsidR="00621DD9">
        <w:fldChar w:fldCharType="end"/>
      </w:r>
      <w:r w:rsidRPr="00D633BB">
        <w:t xml:space="preserve"> reported constant BD increases in different tillage systems after soil preparation, reaching values up to 55% higher after a few weeks.</w:t>
      </w:r>
    </w:p>
    <w:p w14:paraId="6BEA630A" w14:textId="68D613B6" w:rsidR="002C3E45" w:rsidRPr="00D633BB" w:rsidRDefault="002C3E45" w:rsidP="00E22C20">
      <w:pPr>
        <w:pStyle w:val="MDPI31text"/>
        <w:spacing w:after="240"/>
      </w:pPr>
      <w:r w:rsidRPr="00D633BB">
        <w:t xml:space="preserve">Finally, to reduce the effect of the pressure exerted by the constant use of machinery for tillage, </w:t>
      </w:r>
      <w:r w:rsidR="00621DD9">
        <w:fldChar w:fldCharType="begin"/>
      </w:r>
      <w:r w:rsidR="00FB5D05">
        <w:instrText xml:space="preserve"> ADDIN EN.CITE &lt;EndNote&gt;&lt;Cite AuthorYear="1"&gt;&lt;Author&gt;Horn&lt;/Author&gt;&lt;Year&gt;2009&lt;/Year&gt;&lt;RecNum&gt;35&lt;/RecNum&gt;&lt;DisplayText&gt;&lt;style size="10"&gt;Horn and Fleige [42]&lt;/style&gt;&lt;/DisplayText&gt;&lt;record&gt;&lt;rec-number&gt;35&lt;/rec-number&gt;&lt;foreign-keys&gt;&lt;key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621DD9">
        <w:fldChar w:fldCharType="separate"/>
      </w:r>
      <w:r w:rsidR="00FB5D05">
        <w:rPr>
          <w:noProof/>
        </w:rPr>
        <w:t>Horn and Fleige [42]</w:t>
      </w:r>
      <w:r w:rsidR="00621DD9">
        <w:fldChar w:fldCharType="end"/>
      </w:r>
      <w:r w:rsidRPr="00D633BB">
        <w:t xml:space="preserve"> recommend that this must be adjusted to the load capacity of soil and that the wheel load does not exceeds 3.3 Mg, a condition that is generally fulfilled in maize production systems in Chile.</w:t>
      </w:r>
    </w:p>
    <w:p w14:paraId="749BCAA2" w14:textId="592DC7CD" w:rsidR="00E90EE1" w:rsidRPr="00D633BB" w:rsidRDefault="00D86D5C" w:rsidP="009545B0">
      <w:pPr>
        <w:pStyle w:val="MDPI23heading3"/>
      </w:pPr>
      <w:r w:rsidRPr="00D633BB">
        <w:t>Soil Organic Matter (OM)</w:t>
      </w:r>
    </w:p>
    <w:p w14:paraId="767B3DF9" w14:textId="4ED9380B" w:rsidR="00D86D5C" w:rsidRPr="00D633BB" w:rsidRDefault="00D86D5C" w:rsidP="00E22C20">
      <w:pPr>
        <w:pStyle w:val="MDPI31text"/>
        <w:spacing w:after="240"/>
      </w:pPr>
      <w:r w:rsidRPr="00D633BB">
        <w:t xml:space="preserve">Soil organic matter has been applied as a wide term to describe all materials of biological origin in the soil </w:t>
      </w:r>
      <w:r w:rsidR="00621DD9">
        <w:fldChar w:fldCharType="begin"/>
      </w:r>
      <w:r w:rsidR="00FB5D05">
        <w:instrText xml:space="preserve"> ADDIN EN.CITE &lt;EndNote&gt;&lt;Cite&gt;&lt;Author&gt;Stolt&lt;/Author&gt;&lt;Year&gt;2010&lt;/Year&gt;&lt;RecNum&gt;62&lt;/RecNum&gt;&lt;DisplayText&gt;&lt;style size="10"&gt;[52]&lt;/style&gt;&lt;/DisplayText&gt;&lt;record&gt;&lt;rec-number&gt;62&lt;/rec-number&gt;&lt;foreign-keys&gt;&lt;key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621DD9">
        <w:fldChar w:fldCharType="separate"/>
      </w:r>
      <w:r w:rsidR="00FB5D05">
        <w:rPr>
          <w:noProof/>
        </w:rPr>
        <w:t>[52]</w:t>
      </w:r>
      <w:r w:rsidR="00621DD9">
        <w:fldChar w:fldCharType="end"/>
      </w:r>
      <w:r w:rsidRPr="00D633BB">
        <w:t xml:space="preserve">. From the point of view of carbon fluxes, agriculture is defined as the anthropic manipulation of carbon through the absorption, fixation, emission and transfer of C between the different deposits </w:t>
      </w:r>
      <w:r w:rsidR="00621DD9">
        <w:fldChar w:fldCharType="begin"/>
      </w:r>
      <w:r w:rsidR="00FB5D05">
        <w:instrText xml:space="preserve"> ADDIN EN.CITE &lt;EndNote&gt;&lt;Cite&gt;&lt;Author&gt;Lal&lt;/Author&gt;&lt;Year&gt;2004&lt;/Year&gt;&lt;RecNum&gt;40&lt;/RecNum&gt;&lt;DisplayText&gt;&lt;style size="10"&gt;[53]&lt;/style&gt;&lt;/DisplayText&gt;&lt;record&gt;&lt;rec-number&gt;40&lt;/rec-number&gt;&lt;foreign-keys&gt;&lt;key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21DD9">
        <w:fldChar w:fldCharType="separate"/>
      </w:r>
      <w:r w:rsidR="00FB5D05">
        <w:rPr>
          <w:noProof/>
        </w:rPr>
        <w:t>[53]</w:t>
      </w:r>
      <w:r w:rsidR="00621DD9">
        <w:fldChar w:fldCharType="end"/>
      </w:r>
      <w:r w:rsidRPr="00D633BB">
        <w:t>, and its main effect is the emission of CO</w:t>
      </w:r>
      <w:r w:rsidRPr="006C720C">
        <w:rPr>
          <w:vertAlign w:val="subscript"/>
        </w:rPr>
        <w:t>2</w:t>
      </w:r>
      <w:r w:rsidRPr="00D633BB">
        <w:t xml:space="preserve"> into the atmosphere due to the microbiological combustion of the OM, together with the stratification of organic waste by tillage systems </w:t>
      </w:r>
      <w:bookmarkStart w:id="45" w:name="_Hlk50933045"/>
      <w:r w:rsidR="00621DD9">
        <w:fldChar w:fldCharType="begin"/>
      </w:r>
      <w:r w:rsidR="00FB5D05">
        <w:instrText xml:space="preserve"> ADDIN EN.CITE &lt;EndNote&gt;&lt;Cite&gt;&lt;Author&gt;Franzluebbers&lt;/Author&gt;&lt;Year&gt;2002&lt;/Year&gt;&lt;RecNum&gt;22&lt;/RecNum&gt;&lt;DisplayText&gt;&lt;style size="10"&gt;[54]&lt;/style&gt;&lt;/DisplayText&gt;&lt;record&gt;&lt;rec-number&gt;22&lt;/rec-number&gt;&lt;foreign-keys&gt;&lt;key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621DD9">
        <w:fldChar w:fldCharType="separate"/>
      </w:r>
      <w:r w:rsidR="00FB5D05">
        <w:rPr>
          <w:noProof/>
        </w:rPr>
        <w:t>[54]</w:t>
      </w:r>
      <w:r w:rsidR="00621DD9">
        <w:fldChar w:fldCharType="end"/>
      </w:r>
      <w:r w:rsidRPr="00D633BB">
        <w:t xml:space="preserve">. </w:t>
      </w:r>
      <w:bookmarkEnd w:id="45"/>
      <w:r w:rsidRPr="00D633BB">
        <w:t xml:space="preserve">However, the long-term incorporation of organic matter to the soil reduces erosion and air pollution by </w:t>
      </w:r>
      <w:r w:rsidR="008C6449" w:rsidRPr="00D633BB">
        <w:t>stabilizing</w:t>
      </w:r>
      <w:r w:rsidRPr="00D633BB">
        <w:t xml:space="preserve"> the structure and improving the mechanical and </w:t>
      </w:r>
      <w:r w:rsidR="008C6449" w:rsidRPr="00D633BB">
        <w:t>hydraulic</w:t>
      </w:r>
      <w:r w:rsidRPr="00D633BB">
        <w:t xml:space="preserve"> </w:t>
      </w:r>
      <w:r w:rsidR="008C6449" w:rsidRPr="00D633BB">
        <w:t>behavior</w:t>
      </w:r>
      <w:r w:rsidRPr="00D633BB">
        <w:t xml:space="preserve"> to disturbances</w:t>
      </w:r>
      <w:r w:rsidRPr="00D633BB" w:rsidDel="0022186B">
        <w:t xml:space="preserve"> </w:t>
      </w:r>
      <w:r w:rsidR="00621DD9">
        <w:fldChar w:fldCharType="begin"/>
      </w:r>
      <w:r w:rsidR="00FB5D05">
        <w:instrText xml:space="preserve"> ADDIN EN.CITE &lt;EndNote&gt;&lt;Cite&gt;&lt;Author&gt;Lal&lt;/Author&gt;&lt;Year&gt;2004&lt;/Year&gt;&lt;RecNum&gt;40&lt;/RecNum&gt;&lt;DisplayText&gt;&lt;style size="10"&gt;[53]&lt;/style&gt;&lt;/DisplayText&gt;&lt;record&gt;&lt;rec-number&gt;40&lt;/rec-number&gt;&lt;foreign-keys&gt;&lt;key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21DD9">
        <w:fldChar w:fldCharType="separate"/>
      </w:r>
      <w:r w:rsidR="00FB5D05">
        <w:rPr>
          <w:noProof/>
        </w:rPr>
        <w:t>[53]</w:t>
      </w:r>
      <w:r w:rsidR="00621DD9">
        <w:fldChar w:fldCharType="end"/>
      </w:r>
      <w:r w:rsidRPr="00D633BB">
        <w:t xml:space="preserve">. </w:t>
      </w:r>
    </w:p>
    <w:p w14:paraId="240023F2" w14:textId="51A5DA4B" w:rsidR="00267575" w:rsidRPr="00D633BB" w:rsidRDefault="009A6246" w:rsidP="00E22C20">
      <w:pPr>
        <w:pStyle w:val="MDPI31text"/>
        <w:spacing w:after="240"/>
      </w:pPr>
      <w:r w:rsidRPr="00D633BB">
        <w:t xml:space="preserve">An OM content lower than 2.5% is considered low, leading to </w:t>
      </w:r>
      <w:proofErr w:type="spellStart"/>
      <w:r w:rsidRPr="00D633BB">
        <w:t>soils</w:t>
      </w:r>
      <w:r w:rsidR="00267575" w:rsidRPr="00D633BB">
        <w:t>with</w:t>
      </w:r>
      <w:proofErr w:type="spellEnd"/>
      <w:r w:rsidR="00267575" w:rsidRPr="00D633BB">
        <w:t xml:space="preserve"> poor biological and physical condition for central Chile</w:t>
      </w:r>
      <w:r w:rsidRPr="00D633BB">
        <w:t>,</w:t>
      </w:r>
      <w:r w:rsidR="00267575" w:rsidRPr="00D633BB">
        <w:t xml:space="preserve"> according to </w:t>
      </w:r>
      <w:r w:rsidR="00621DD9">
        <w:fldChar w:fldCharType="begin"/>
      </w:r>
      <w:r w:rsidR="00FB5D05">
        <w:instrText xml:space="preserve"> ADDIN EN.CITE &lt;EndNote&gt;&lt;Cite AuthorYear="1"&gt;&lt;Author&gt;Ortega&lt;/Author&gt;&lt;Year&gt;1999&lt;/Year&gt;&lt;RecNum&gt;76&lt;/RecNum&gt;&lt;DisplayText&gt;&lt;style size="10"&gt;Ortega and Díaz [55]&lt;/style&gt;&lt;/DisplayText&gt;&lt;record&gt;&lt;rec-number&gt;76&lt;/rec-number&gt;&lt;foreign-keys&gt;&lt;key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621DD9">
        <w:fldChar w:fldCharType="separate"/>
      </w:r>
      <w:r w:rsidR="00FB5D05">
        <w:rPr>
          <w:noProof/>
        </w:rPr>
        <w:t>Ortega and Díaz [55]</w:t>
      </w:r>
      <w:r w:rsidR="00621DD9">
        <w:fldChar w:fldCharType="end"/>
      </w:r>
      <w:r w:rsidR="00267575" w:rsidRPr="00D633BB">
        <w:t xml:space="preserve">. Despite of this, the values are within the ranges expected for </w:t>
      </w:r>
      <w:proofErr w:type="spellStart"/>
      <w:r w:rsidR="00267575" w:rsidRPr="00D633BB">
        <w:t>Inceptisols</w:t>
      </w:r>
      <w:proofErr w:type="spellEnd"/>
      <w:r w:rsidR="00267575" w:rsidRPr="00D633BB">
        <w:t xml:space="preserve"> </w:t>
      </w:r>
      <w:r w:rsidR="00621DD9">
        <w:fldChar w:fldCharType="begin"/>
      </w:r>
      <w:r w:rsidR="00FB5D05">
        <w:instrText xml:space="preserve"> ADDIN EN.CITE &lt;EndNote&gt;&lt;Cite&gt;&lt;Author&gt;Lal&lt;/Author&gt;&lt;Year&gt;2004&lt;/Year&gt;&lt;RecNum&gt;40&lt;/RecNum&gt;&lt;DisplayText&gt;&lt;style size="10"&gt;[53]&lt;/style&gt;&lt;/DisplayText&gt;&lt;record&gt;&lt;rec-number&gt;40&lt;/rec-number&gt;&lt;foreign-keys&gt;&lt;key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21DD9">
        <w:fldChar w:fldCharType="separate"/>
      </w:r>
      <w:r w:rsidR="00FB5D05">
        <w:rPr>
          <w:noProof/>
        </w:rPr>
        <w:t>[53]</w:t>
      </w:r>
      <w:r w:rsidR="00621DD9">
        <w:fldChar w:fldCharType="end"/>
      </w:r>
      <w:r w:rsidR="00267575" w:rsidRPr="00D633BB">
        <w:t xml:space="preserve">, which indicates that repeated </w:t>
      </w:r>
      <w:r w:rsidR="00EC4832" w:rsidRPr="00D633BB">
        <w:t xml:space="preserve">management tillage and stubble incorporation </w:t>
      </w:r>
      <w:r w:rsidR="00267575" w:rsidRPr="00D633BB">
        <w:t>has not diminished this property at the time of the study.</w:t>
      </w:r>
    </w:p>
    <w:p w14:paraId="54C292F1" w14:textId="37186041" w:rsidR="00D86D5C" w:rsidRDefault="00070E9F" w:rsidP="00E22C20">
      <w:pPr>
        <w:pStyle w:val="MDPI31text"/>
        <w:spacing w:after="240"/>
      </w:pPr>
      <w:r w:rsidRPr="00D633BB">
        <w:t>The lower OM content in the high PR areas</w:t>
      </w:r>
      <w:r w:rsidR="00267575" w:rsidRPr="00D633BB">
        <w:t xml:space="preserve"> indicates that there is a loss of</w:t>
      </w:r>
      <w:r w:rsidR="00267575">
        <w:t xml:space="preserve"> OM affecting the fertility and erodibility of the soil, and different results were obtained even with similar soil management.</w:t>
      </w:r>
    </w:p>
    <w:p w14:paraId="410A8C9E" w14:textId="77777777" w:rsidR="00267575" w:rsidRPr="00BB6444" w:rsidRDefault="00267575" w:rsidP="00BB6444">
      <w:pPr>
        <w:pStyle w:val="MDPI22heading2"/>
        <w:spacing w:before="240"/>
      </w:pPr>
      <w:bookmarkStart w:id="46" w:name="_Hlk52459117"/>
      <w:r w:rsidRPr="00BB6444">
        <w:t>Hydraulic Functionality of the Soil</w:t>
      </w:r>
    </w:p>
    <w:bookmarkEnd w:id="46"/>
    <w:p w14:paraId="15CBFC9E" w14:textId="4CD97C86" w:rsidR="00D86D5C" w:rsidRPr="00BB6444" w:rsidRDefault="00267575" w:rsidP="00BB6444">
      <w:pPr>
        <w:pStyle w:val="MDPI23heading3"/>
      </w:pPr>
      <w:r w:rsidRPr="00BB6444">
        <w:t>Unsaturated Hydraulic Conductivity (</w:t>
      </w:r>
      <w:proofErr w:type="spellStart"/>
      <w:r w:rsidRPr="00BB6444">
        <w:t>K</w:t>
      </w:r>
      <w:r w:rsidR="00181751">
        <w:rPr>
          <w:vertAlign w:val="subscript"/>
        </w:rPr>
        <w:t>h</w:t>
      </w:r>
      <w:proofErr w:type="spellEnd"/>
      <w:r w:rsidRPr="00BB6444">
        <w:t>)</w:t>
      </w:r>
    </w:p>
    <w:p w14:paraId="0BDC81B4" w14:textId="3ED2430C" w:rsidR="00267575" w:rsidRPr="004F173B" w:rsidRDefault="004C2241" w:rsidP="00267575">
      <w:pPr>
        <w:pStyle w:val="MDPI31text"/>
        <w:spacing w:after="240"/>
      </w:pPr>
      <w:r w:rsidRPr="006C720C">
        <w:t>The observed h</w:t>
      </w:r>
      <w:r w:rsidR="00FE09C5" w:rsidRPr="006C720C">
        <w:t>igh</w:t>
      </w:r>
      <w:r w:rsidRPr="006C720C">
        <w:t>er</w:t>
      </w:r>
      <w:r w:rsidR="00FE09C5" w:rsidRPr="006C720C">
        <w:t xml:space="preserve"> </w:t>
      </w:r>
      <w:r w:rsidR="00385F5E" w:rsidRPr="006C720C">
        <w:t xml:space="preserve">values of </w:t>
      </w:r>
      <w:proofErr w:type="spellStart"/>
      <w:r w:rsidR="00FE09C5" w:rsidRPr="006C720C">
        <w:t>K</w:t>
      </w:r>
      <w:r w:rsidR="00FE09C5" w:rsidRPr="006C720C">
        <w:rPr>
          <w:vertAlign w:val="subscript"/>
        </w:rPr>
        <w:t>h</w:t>
      </w:r>
      <w:proofErr w:type="spellEnd"/>
      <w:r w:rsidR="00FE09C5" w:rsidRPr="006C720C">
        <w:t xml:space="preserve"> </w:t>
      </w:r>
      <w:r w:rsidR="00385F5E" w:rsidRPr="006C720C">
        <w:t>in the subsoil</w:t>
      </w:r>
      <w:r w:rsidRPr="006C720C">
        <w:t>, relative to the subsoil</w:t>
      </w:r>
      <w:r w:rsidR="00385F5E" w:rsidRPr="006C720C">
        <w:t xml:space="preserve"> </w:t>
      </w:r>
      <w:r w:rsidR="00FE09C5" w:rsidRPr="006C720C">
        <w:t>can be explained by the higher amount of sand</w:t>
      </w:r>
      <w:r w:rsidRPr="006C720C">
        <w:t xml:space="preserve"> in depth</w:t>
      </w:r>
      <w:r w:rsidR="00FE09C5" w:rsidRPr="006C720C">
        <w:t xml:space="preserve">. There can be also a reduction of </w:t>
      </w:r>
      <w:proofErr w:type="spellStart"/>
      <w:r w:rsidR="00FE09C5" w:rsidRPr="006C720C">
        <w:t>K</w:t>
      </w:r>
      <w:r w:rsidR="00FE09C5" w:rsidRPr="006C720C">
        <w:rPr>
          <w:vertAlign w:val="subscript"/>
        </w:rPr>
        <w:t>h</w:t>
      </w:r>
      <w:proofErr w:type="spellEnd"/>
      <w:r w:rsidR="00FE09C5" w:rsidRPr="006C720C">
        <w:t xml:space="preserve"> in the topsoil due to an initial clogging of the pores as result of </w:t>
      </w:r>
      <w:r w:rsidR="00B25C1F" w:rsidRPr="006C720C">
        <w:t>the</w:t>
      </w:r>
      <w:r w:rsidR="00267575" w:rsidRPr="004F173B">
        <w:t xml:space="preserve"> dispersion </w:t>
      </w:r>
      <w:r w:rsidR="00B25C1F" w:rsidRPr="006C720C">
        <w:t xml:space="preserve">of the soil particles </w:t>
      </w:r>
      <w:r w:rsidR="00267575" w:rsidRPr="004F173B">
        <w:t>due to low stability in water. In addition, plowing contributes to a complete homogenization of the A</w:t>
      </w:r>
      <w:r w:rsidR="00267575" w:rsidRPr="006C720C">
        <w:rPr>
          <w:vertAlign w:val="subscript"/>
        </w:rPr>
        <w:t>p</w:t>
      </w:r>
      <w:r w:rsidR="00267575" w:rsidRPr="004F173B">
        <w:t xml:space="preserve"> horizon, increasing the total porosity of the porous system but not the continuity </w:t>
      </w:r>
      <w:r w:rsidR="00621DD9">
        <w:fldChar w:fldCharType="begin"/>
      </w:r>
      <w:r w:rsidR="00FB5D05">
        <w:instrText xml:space="preserve"> ADDIN EN.CITE &lt;EndNote&gt;&lt;Cite&gt;&lt;Author&gt;Dörner&lt;/Author&gt;&lt;Year&gt;2011&lt;/Year&gt;&lt;RecNum&gt;18&lt;/RecNum&gt;&lt;DisplayText&gt;&lt;style size="10"&gt;[56]&lt;/style&gt;&lt;/DisplayText&gt;&lt;record&gt;&lt;rec-number&gt;18&lt;/rec-number&gt;&lt;foreign-keys&gt;&lt;key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621DD9">
        <w:fldChar w:fldCharType="separate"/>
      </w:r>
      <w:r w:rsidR="00FB5D05">
        <w:rPr>
          <w:noProof/>
        </w:rPr>
        <w:t>[56]</w:t>
      </w:r>
      <w:r w:rsidR="00621DD9">
        <w:fldChar w:fldCharType="end"/>
      </w:r>
      <w:r w:rsidR="00267575" w:rsidRPr="004F173B">
        <w:t xml:space="preserve">, </w:t>
      </w:r>
      <w:r w:rsidR="00B25C1F" w:rsidRPr="006C720C">
        <w:t xml:space="preserve">reducing the </w:t>
      </w:r>
      <w:proofErr w:type="spellStart"/>
      <w:r w:rsidR="00B25C1F" w:rsidRPr="006C720C">
        <w:t>K</w:t>
      </w:r>
      <w:r w:rsidR="00B25C1F" w:rsidRPr="006C720C">
        <w:rPr>
          <w:vertAlign w:val="subscript"/>
        </w:rPr>
        <w:t>h</w:t>
      </w:r>
      <w:proofErr w:type="spellEnd"/>
      <w:r w:rsidR="00B25C1F" w:rsidRPr="004F173B">
        <w:t xml:space="preserve"> </w:t>
      </w:r>
      <w:r w:rsidR="00B25C1F" w:rsidRPr="006C720C">
        <w:t>due to a discontinuity</w:t>
      </w:r>
      <w:r w:rsidR="00267575" w:rsidRPr="004F173B">
        <w:t xml:space="preserve"> with</w:t>
      </w:r>
      <w:r w:rsidR="00B0244A" w:rsidRPr="006C720C">
        <w:t xml:space="preserve"> the</w:t>
      </w:r>
      <w:r w:rsidR="00267575" w:rsidRPr="004F173B">
        <w:t xml:space="preserve"> subsurface </w:t>
      </w:r>
      <w:proofErr w:type="spellStart"/>
      <w:r w:rsidR="00267575" w:rsidRPr="004F173B">
        <w:t>macroporosity</w:t>
      </w:r>
      <w:proofErr w:type="spellEnd"/>
      <w:r w:rsidR="00267575" w:rsidRPr="004F173B">
        <w:t xml:space="preserve"> </w:t>
      </w:r>
      <w:r w:rsidR="00621DD9">
        <w:fldChar w:fldCharType="begin"/>
      </w:r>
      <w:r w:rsidR="00FB5D05">
        <w:instrText xml:space="preserve"> ADDIN EN.CITE &lt;EndNote&gt;&lt;Cite&gt;&lt;Author&gt;Dexter&lt;/Author&gt;&lt;Year&gt;2004&lt;/Year&gt;&lt;RecNum&gt;15&lt;/RecNum&gt;&lt;DisplayText&gt;&lt;style size="10"&gt;[57]&lt;/style&gt;&lt;/DisplayText&gt;&lt;record&gt;&lt;rec-number&gt;15&lt;/rec-number&gt;&lt;foreign-keys&gt;&lt;key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621DD9">
        <w:fldChar w:fldCharType="separate"/>
      </w:r>
      <w:r w:rsidR="00FB5D05">
        <w:rPr>
          <w:noProof/>
        </w:rPr>
        <w:t>[57]</w:t>
      </w:r>
      <w:r w:rsidR="00621DD9">
        <w:fldChar w:fldCharType="end"/>
      </w:r>
      <w:r w:rsidR="00267575" w:rsidRPr="004F173B">
        <w:t>.</w:t>
      </w:r>
    </w:p>
    <w:p w14:paraId="3D551F3E" w14:textId="3DC8FDDC" w:rsidR="00267575" w:rsidRDefault="004F173B" w:rsidP="007322F7">
      <w:pPr>
        <w:pStyle w:val="MDPI31text"/>
        <w:spacing w:after="240"/>
      </w:pPr>
      <w:r w:rsidRPr="006C720C">
        <w:lastRenderedPageBreak/>
        <w:t xml:space="preserve">The subsoil had higher </w:t>
      </w:r>
      <w:proofErr w:type="spellStart"/>
      <w:r w:rsidRPr="006C720C">
        <w:t>K</w:t>
      </w:r>
      <w:r w:rsidRPr="006C720C">
        <w:rPr>
          <w:vertAlign w:val="subscript"/>
        </w:rPr>
        <w:t>h</w:t>
      </w:r>
      <w:proofErr w:type="spellEnd"/>
      <w:r w:rsidRPr="006C720C">
        <w:t xml:space="preserve"> values in both PR conditions, which</w:t>
      </w:r>
      <w:r w:rsidRPr="004F173B">
        <w:t xml:space="preserve"> </w:t>
      </w:r>
      <w:r w:rsidR="007322F7" w:rsidRPr="004F173B">
        <w:t xml:space="preserve">reflects a primary effect of compaction by tillage and due to machinery transit. In this regard, </w:t>
      </w:r>
      <w:r w:rsidR="00621DD9">
        <w:fldChar w:fldCharType="begin"/>
      </w:r>
      <w:r w:rsidR="00412A2D">
        <w:instrText xml:space="preserve"> ADDIN EN.CITE &lt;EndNote&gt;&lt;Cite AuthorYear="1"&gt;&lt;Author&gt;Seguel&lt;/Author&gt;&lt;Year&gt;2020&lt;/Year&gt;&lt;RecNum&gt;60&lt;/RecNum&gt;&lt;DisplayText&gt;&lt;style size="10"&gt;Seguel, et al. [9]&lt;/style&gt;&lt;/DisplayText&gt;&lt;record&gt;&lt;rec-number&gt;60&lt;/rec-number&gt;&lt;foreign-keys&gt;&lt;key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00621DD9">
        <w:fldChar w:fldCharType="separate"/>
      </w:r>
      <w:r w:rsidR="00412A2D">
        <w:rPr>
          <w:noProof/>
        </w:rPr>
        <w:t>Seguel, et al. [9]</w:t>
      </w:r>
      <w:r w:rsidR="00621DD9">
        <w:fldChar w:fldCharType="end"/>
      </w:r>
      <w:r w:rsidR="007322F7" w:rsidRPr="004F173B">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4AA2AEA0" w14:textId="62BFAE52" w:rsidR="00E97617" w:rsidRPr="00E97617" w:rsidRDefault="00E97617" w:rsidP="00E97617">
      <w:pPr>
        <w:pStyle w:val="MDPI23heading3"/>
      </w:pPr>
      <w:r w:rsidRPr="00E97617">
        <w:t>Saturated hydraulic conductivity (K</w:t>
      </w:r>
      <w:r w:rsidRPr="00E97617">
        <w:rPr>
          <w:vertAlign w:val="subscript"/>
        </w:rPr>
        <w:t>s</w:t>
      </w:r>
      <w:r w:rsidR="00B40317">
        <w:rPr>
          <w:vertAlign w:val="subscript"/>
        </w:rPr>
        <w:t>at</w:t>
      </w:r>
      <w:r w:rsidRPr="00E97617">
        <w:t>)</w:t>
      </w:r>
    </w:p>
    <w:p w14:paraId="41702F77" w14:textId="0D58CDE5" w:rsidR="00E97617" w:rsidRPr="00E97617" w:rsidRDefault="003C48E6" w:rsidP="00E97617">
      <w:pPr>
        <w:pStyle w:val="MDPI31text"/>
        <w:spacing w:after="240"/>
      </w:pPr>
      <w:r>
        <w:t>The difference in the K</w:t>
      </w:r>
      <w:r w:rsidRPr="006C720C">
        <w:rPr>
          <w:vertAlign w:val="subscript"/>
        </w:rPr>
        <w:t>sat</w:t>
      </w:r>
      <w:r>
        <w:t xml:space="preserve"> between high PR and low PR</w:t>
      </w:r>
      <w:r w:rsidR="00E1633C">
        <w:t xml:space="preserve">, and between topsoil and subsoil </w:t>
      </w:r>
      <w:r>
        <w:t>can be explained by</w:t>
      </w:r>
      <w:r w:rsidR="00E1633C">
        <w:t xml:space="preserve"> the same reason as in the range of unsaturated pores, but enhanced by the exclusion of the effect of the water tension. </w:t>
      </w:r>
      <w:r w:rsidR="00D633BB" w:rsidRPr="00D633BB">
        <w:t>The lack of differences in K</w:t>
      </w:r>
      <w:r w:rsidR="00D633BB" w:rsidRPr="006C720C">
        <w:rPr>
          <w:vertAlign w:val="subscript"/>
        </w:rPr>
        <w:t>sat</w:t>
      </w:r>
      <w:r w:rsidR="00D633BB" w:rsidRPr="00D633BB">
        <w:t xml:space="preserve"> between frequently crossed </w:t>
      </w:r>
      <w:r>
        <w:t xml:space="preserve">(+M) </w:t>
      </w:r>
      <w:r w:rsidR="00D633BB" w:rsidRPr="00D633BB">
        <w:t xml:space="preserve">or non-crossed </w:t>
      </w:r>
      <w:r>
        <w:t xml:space="preserve">(-M) </w:t>
      </w:r>
      <w:r w:rsidR="00D633BB" w:rsidRPr="00D633BB">
        <w:t xml:space="preserve">sites </w:t>
      </w:r>
      <w:r>
        <w:t xml:space="preserve">in </w:t>
      </w:r>
      <w:r w:rsidR="00D633BB" w:rsidRPr="00D633BB">
        <w:t>both PR zones may be due to a homogenization of the impact of the labors</w:t>
      </w:r>
      <w:r w:rsidR="00E97617" w:rsidRPr="00D633BB">
        <w:t>, which would result from a structural deterioration due to excess of tillage.</w:t>
      </w:r>
    </w:p>
    <w:p w14:paraId="5033AD64" w14:textId="4BCC0049" w:rsidR="00600110" w:rsidRPr="00A92BD0" w:rsidRDefault="00600110" w:rsidP="00600110">
      <w:pPr>
        <w:pStyle w:val="MDPI31text"/>
        <w:spacing w:after="240"/>
      </w:pPr>
      <w:r w:rsidRPr="00A92BD0">
        <w:t xml:space="preserve">The high homogeneity between the two zones and treatments could be due to seasonal plowing management. This is valid as proposed by </w:t>
      </w:r>
      <w:r w:rsidR="00621DD9">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PSIxMCI+LCBldCBhbC48L3N0eWxlPjxzdHlsZSBzaXplPSIxMCI+IFs1OF08L3N0eWxlPjwvRGlz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FB5D05">
        <w:instrText xml:space="preserve"> ADDIN EN.CITE </w:instrText>
      </w:r>
      <w:r w:rsidR="00FB5D05">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PSIxMCI+LCBldCBhbC48L3N0eWxlPjxzdHlsZSBzaXplPSIxMCI+IFs1OF08L3N0eWxlPjwvRGlz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FB5D05">
        <w:instrText xml:space="preserve"> ADDIN EN.CITE.DATA </w:instrText>
      </w:r>
      <w:r w:rsidR="00FB5D05">
        <w:fldChar w:fldCharType="end"/>
      </w:r>
      <w:r w:rsidR="00621DD9">
        <w:fldChar w:fldCharType="separate"/>
      </w:r>
      <w:r w:rsidR="00FB5D05">
        <w:rPr>
          <w:noProof/>
        </w:rPr>
        <w:t>Bhattacharyya</w:t>
      </w:r>
      <w:r w:rsidR="00FB5D05" w:rsidRPr="00FB5D05">
        <w:rPr>
          <w:i/>
          <w:noProof/>
        </w:rPr>
        <w:t>, et al.</w:t>
      </w:r>
      <w:r w:rsidR="00FB5D05">
        <w:rPr>
          <w:noProof/>
        </w:rPr>
        <w:t xml:space="preserve"> [58]</w:t>
      </w:r>
      <w:r w:rsidR="00621DD9">
        <w:fldChar w:fldCharType="end"/>
      </w:r>
      <w:r w:rsidRPr="00A92BD0">
        <w:t>, who concluded that the conventional tillage systems cause a rupture of the compacted areas generating an increase of the total porosity of the soil, but a decrease of the amount of macropores, besides its stability and continuity in comparison to the systems of no-tillage. This could explain that the results obtained for both high and low PR areas generally classify as high K</w:t>
      </w:r>
      <w:r w:rsidRPr="00B40317">
        <w:rPr>
          <w:vertAlign w:val="subscript"/>
        </w:rPr>
        <w:t>s</w:t>
      </w:r>
      <w:r w:rsidR="00B40317" w:rsidRPr="00B40317">
        <w:rPr>
          <w:vertAlign w:val="subscript"/>
        </w:rPr>
        <w:t>at</w:t>
      </w:r>
      <w:r w:rsidRPr="00A92BD0">
        <w:t xml:space="preserve"> soils. In terms of its permeability, the study site rates as moderately fast, according to </w:t>
      </w:r>
      <w:r w:rsidR="00621DD9">
        <w:fldChar w:fldCharType="begin"/>
      </w:r>
      <w:r w:rsidR="00FB5D05">
        <w:instrText xml:space="preserve"> ADDIN EN.CITE &lt;EndNote&gt;&lt;Cite AuthorYear="1"&gt;&lt;Author&gt;Schoeneberger&lt;/Author&gt;&lt;Year&gt;2012&lt;/Year&gt;&lt;RecNum&gt;57&lt;/RecNum&gt;&lt;DisplayText&gt;&lt;style size="10"&gt;Schoeneberger, et al. [40]&lt;/style&gt;&lt;/DisplayText&gt;&lt;record&gt;&lt;rec-number&gt;57&lt;/rec-number&gt;&lt;foreign-keys&gt;&lt;key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621DD9">
        <w:fldChar w:fldCharType="separate"/>
      </w:r>
      <w:r w:rsidR="00FB5D05">
        <w:rPr>
          <w:noProof/>
        </w:rPr>
        <w:t>Schoeneberger, et al. [40]</w:t>
      </w:r>
      <w:r w:rsidR="00621DD9">
        <w:fldChar w:fldCharType="end"/>
      </w:r>
      <w:r w:rsidRPr="00A92BD0">
        <w:t>. These results agree with previous studies that have been carried out in the same site, where it has been determined that the soils show a moderate to very fast K</w:t>
      </w:r>
      <w:r w:rsidRPr="00B40317">
        <w:rPr>
          <w:vertAlign w:val="subscript"/>
        </w:rPr>
        <w:t>s</w:t>
      </w:r>
      <w:r w:rsidR="00B40317" w:rsidRPr="00B40317">
        <w:rPr>
          <w:vertAlign w:val="subscript"/>
        </w:rPr>
        <w:t>at</w:t>
      </w:r>
      <w:r w:rsidRPr="00A92BD0">
        <w:t xml:space="preserve"> </w:t>
      </w:r>
      <w:bookmarkStart w:id="47" w:name="_Hlk50933603"/>
      <w:r w:rsidR="00621DD9">
        <w:fldChar w:fldCharType="begin"/>
      </w:r>
      <w:r w:rsidR="00FB5D05">
        <w:instrText xml:space="preserve"> ADDIN EN.CITE &lt;EndNote&gt;&lt;Cite&gt;&lt;Author&gt;Fuentes&lt;/Author&gt;&lt;Year&gt;2014&lt;/Year&gt;&lt;RecNum&gt;23&lt;/RecNum&gt;&lt;DisplayText&gt;&lt;style size="10"&gt;[59]&lt;/style&gt;&lt;/DisplayText&gt;&lt;record&gt;&lt;rec-number&gt;23&lt;/rec-number&gt;&lt;foreign-keys&gt;&lt;key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621DD9">
        <w:fldChar w:fldCharType="separate"/>
      </w:r>
      <w:r w:rsidR="00FB5D05">
        <w:rPr>
          <w:noProof/>
        </w:rPr>
        <w:t>[59]</w:t>
      </w:r>
      <w:r w:rsidR="00621DD9">
        <w:fldChar w:fldCharType="end"/>
      </w:r>
      <w:r w:rsidRPr="00A92BD0">
        <w:t>.</w:t>
      </w:r>
      <w:bookmarkEnd w:id="47"/>
    </w:p>
    <w:p w14:paraId="698FBDDA" w14:textId="52672CFC" w:rsidR="00600110" w:rsidRPr="00A92BD0" w:rsidRDefault="00600110" w:rsidP="00600110">
      <w:pPr>
        <w:pStyle w:val="MDPI31text"/>
        <w:spacing w:after="240"/>
      </w:pPr>
      <w:bookmarkStart w:id="48" w:name="_Hlk50905921"/>
      <w:r w:rsidRPr="00A92BD0">
        <w:t xml:space="preserve">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rsidR="00621DD9">
        <w:fldChar w:fldCharType="begin"/>
      </w:r>
      <w:r w:rsidR="00FB5D05">
        <w:instrText xml:space="preserve"> ADDIN EN.CITE &lt;EndNote&gt;&lt;Cite&gt;&lt;Author&gt;Alletto&lt;/Author&gt;&lt;Year&gt;2009&lt;/Year&gt;&lt;RecNum&gt;2&lt;/RecNum&gt;&lt;DisplayText&gt;&lt;style size="10"&gt;[60]&lt;/style&gt;&lt;/DisplayText&gt;&lt;record&gt;&lt;rec-number&gt;2&lt;/rec-number&gt;&lt;foreign-keys&gt;&lt;key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rsidR="00621DD9">
        <w:fldChar w:fldCharType="separate"/>
      </w:r>
      <w:r w:rsidR="00FB5D05">
        <w:rPr>
          <w:noProof/>
        </w:rPr>
        <w:t>[60]</w:t>
      </w:r>
      <w:r w:rsidR="00621DD9">
        <w:fldChar w:fldCharType="end"/>
      </w:r>
      <w:r w:rsidRPr="00A92BD0">
        <w:t>.</w:t>
      </w:r>
      <w:bookmarkEnd w:id="48"/>
      <w:r w:rsidRPr="00A92BD0">
        <w:t xml:space="preserve"> In this sense, </w:t>
      </w:r>
      <w:r w:rsidR="00621DD9">
        <w:fldChar w:fldCharType="begin"/>
      </w:r>
      <w:r w:rsidR="00FB5D05">
        <w:instrText xml:space="preserve"> ADDIN EN.CITE &lt;EndNote&gt;&lt;Cite AuthorYear="1"&gt;&lt;Author&gt;Strudley&lt;/Author&gt;&lt;Year&gt;2008&lt;/Year&gt;&lt;RecNum&gt;63&lt;/RecNum&gt;&lt;DisplayText&gt;&lt;style size="10"&gt;Strudley, et al. [35]&lt;/style&gt;&lt;/DisplayText&gt;&lt;record&gt;&lt;rec-number&gt;63&lt;/rec-number&gt;&lt;foreign-keys&gt;&lt;key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621DD9">
        <w:fldChar w:fldCharType="separate"/>
      </w:r>
      <w:r w:rsidR="00FB5D05">
        <w:rPr>
          <w:noProof/>
        </w:rPr>
        <w:t>Strudley, et al. [35]</w:t>
      </w:r>
      <w:r w:rsidR="00621DD9">
        <w:fldChar w:fldCharType="end"/>
      </w:r>
      <w:r w:rsidRPr="00A92BD0">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6F398342" w14:textId="77777777" w:rsidR="00997F44" w:rsidRPr="00997F44" w:rsidRDefault="00997F44" w:rsidP="00997F44">
      <w:pPr>
        <w:pStyle w:val="MDPI23heading3"/>
      </w:pPr>
      <w:r w:rsidRPr="00997F44">
        <w:t>Water Repellency Index (R)</w:t>
      </w:r>
    </w:p>
    <w:p w14:paraId="313865C4" w14:textId="1530A764" w:rsidR="00997F44" w:rsidRPr="00A92BD0" w:rsidRDefault="00997F44" w:rsidP="00997F44">
      <w:pPr>
        <w:pStyle w:val="MDPI31text"/>
        <w:spacing w:after="240"/>
      </w:pPr>
      <w:r w:rsidRPr="00A92BD0">
        <w:t xml:space="preserve">The values of R were considered low </w:t>
      </w:r>
      <w:r w:rsidR="00621DD9">
        <w:fldChar w:fldCharType="begin"/>
      </w:r>
      <w:r w:rsidR="00621DD9">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621DD9">
        <w:fldChar w:fldCharType="separate"/>
      </w:r>
      <w:r w:rsidR="00621DD9">
        <w:rPr>
          <w:noProof/>
        </w:rPr>
        <w:t>[14]</w:t>
      </w:r>
      <w:r w:rsidR="00621DD9">
        <w:fldChar w:fldCharType="end"/>
      </w:r>
      <w:r w:rsidRPr="00A92BD0">
        <w:t xml:space="preserve">, related to poor water stability of the aggregates. Together with the silt content (30-40%, Table 1), it could indicate a tendency to the formation of superficial crusts by a dispersion of aggregates when rapidly wetting </w:t>
      </w:r>
      <w:r w:rsidR="00621DD9">
        <w:fldChar w:fldCharType="begin"/>
      </w:r>
      <w:r w:rsidR="00FB5D05">
        <w:instrText xml:space="preserve"> ADDIN EN.CITE &lt;EndNote&gt;&lt;Cite&gt;&lt;Author&gt;Chenu&lt;/Author&gt;&lt;Year&gt;2000&lt;/Year&gt;&lt;RecNum&gt;12&lt;/RecNum&gt;&lt;DisplayText&gt;&lt;style size="10"&gt;[61]&lt;/style&gt;&lt;/DisplayText&gt;&lt;record&gt;&lt;rec-number&gt;12&lt;/rec-number&gt;&lt;foreign-keys&gt;&lt;key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621DD9">
        <w:fldChar w:fldCharType="separate"/>
      </w:r>
      <w:r w:rsidR="00FB5D05">
        <w:rPr>
          <w:noProof/>
        </w:rPr>
        <w:t>[61]</w:t>
      </w:r>
      <w:r w:rsidR="00621DD9">
        <w:fldChar w:fldCharType="end"/>
      </w:r>
      <w:r w:rsidRPr="00A92BD0">
        <w:t xml:space="preserve">. This finding can be explained with the fact that a low repellency is necessary to ensure good stability against wetting events </w:t>
      </w:r>
      <w:r w:rsidR="00621DD9">
        <w:fldChar w:fldCharType="begin"/>
      </w:r>
      <w:r w:rsidR="00FB5D05">
        <w:instrText xml:space="preserve"> ADDIN EN.CITE &lt;EndNote&gt;&lt;Cite&gt;&lt;Author&gt;Hallett&lt;/Author&gt;&lt;Year&gt;2001&lt;/Year&gt;&lt;RecNum&gt;28&lt;/RecNum&gt;&lt;DisplayText&gt;&lt;style size="10"&gt;[62]&lt;/style&gt;&lt;/DisplayText&gt;&lt;record&gt;&lt;rec-number&gt;28&lt;/rec-number&gt;&lt;foreign-keys&gt;&lt;key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621DD9">
        <w:fldChar w:fldCharType="separate"/>
      </w:r>
      <w:r w:rsidR="00FB5D05">
        <w:rPr>
          <w:noProof/>
        </w:rPr>
        <w:t>[62]</w:t>
      </w:r>
      <w:r w:rsidR="00621DD9">
        <w:fldChar w:fldCharType="end"/>
      </w:r>
      <w:r w:rsidRPr="00A92BD0">
        <w:t>, or otherwise, it can cause an increased runoff that can lead to erosion processes and finally a decrease in maize yields.</w:t>
      </w:r>
    </w:p>
    <w:p w14:paraId="5BA4E22C" w14:textId="1E638CFB" w:rsidR="00997F44" w:rsidRPr="00997F44" w:rsidRDefault="00997F44" w:rsidP="00997F44">
      <w:pPr>
        <w:pStyle w:val="MDPI31text"/>
        <w:spacing w:after="240"/>
      </w:pPr>
      <w:r w:rsidRPr="00A92BD0">
        <w:t xml:space="preserve">In the case of excessive repellency or heterogeneous distribution of hydrophobicity, a change in the hydraulic characteristics of the soils would have been expected, leading to the appearance of preferential flows. </w:t>
      </w:r>
      <w:r w:rsidR="00621DD9">
        <w:fldChar w:fldCharType="begin"/>
      </w:r>
      <w:r w:rsidR="00FB5D05">
        <w:instrText xml:space="preserve"> ADDIN EN.CITE &lt;EndNote&gt;&lt;Cite AuthorYear="1"&gt;&lt;Author&gt;Fuentes&lt;/Author&gt;&lt;Year&gt;2014&lt;/Year&gt;&lt;RecNum&gt;23&lt;/RecNum&gt;&lt;DisplayText&gt;&lt;style size="10"&gt;Fuentes, et al. [59]&lt;/style&gt;&lt;/DisplayText&gt;&lt;record&gt;&lt;rec-number&gt;23&lt;/rec-number&gt;&lt;foreign-keys&gt;&lt;key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621DD9">
        <w:fldChar w:fldCharType="separate"/>
      </w:r>
      <w:r w:rsidR="00FB5D05">
        <w:rPr>
          <w:noProof/>
        </w:rPr>
        <w:t>Fuentes, et al. [59]</w:t>
      </w:r>
      <w:r w:rsidR="00621DD9">
        <w:fldChar w:fldCharType="end"/>
      </w:r>
      <w:r w:rsidRPr="00A92BD0">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 but also implying an environmental risk due to the potential of contamination of underground water.</w:t>
      </w:r>
    </w:p>
    <w:p w14:paraId="09281FD6" w14:textId="5123DA31" w:rsidR="00270AAD" w:rsidRPr="00A92BD0" w:rsidRDefault="00270AAD" w:rsidP="00270AAD">
      <w:pPr>
        <w:pStyle w:val="MDPI31text"/>
        <w:spacing w:after="240"/>
      </w:pPr>
      <w:r w:rsidRPr="00A92BD0">
        <w:lastRenderedPageBreak/>
        <w:t xml:space="preserve">When exploring the dependence of R with the other properties </w:t>
      </w:r>
      <w:r w:rsidR="008C6449" w:rsidRPr="00A92BD0">
        <w:t>analyzed</w:t>
      </w:r>
      <w:r w:rsidRPr="00A92BD0">
        <w:t xml:space="preserve">, the step-wise regression in both directions indicates clays as the best predictor (R = 8.809 * clay + 0.9503), with statistical significance for this linear model </w:t>
      </w:r>
      <w:r w:rsidR="008C6449" w:rsidRPr="00A92BD0">
        <w:t>analyzed</w:t>
      </w:r>
      <w:r w:rsidRPr="00A92BD0">
        <w:t xml:space="preserve"> according to ANOVA. The direct relationship of these properties is in contrary to findings of </w:t>
      </w:r>
      <w:r w:rsidR="00621DD9">
        <w:fldChar w:fldCharType="begin"/>
      </w:r>
      <w:r w:rsidR="00412A2D">
        <w:instrText xml:space="preserve"> ADDIN EN.CITE &lt;EndNote&gt;&lt;Cite AuthorYear="1"&gt;&lt;Author&gt;Urbanek&lt;/Author&gt;&lt;Year&gt;2007&lt;/Year&gt;&lt;RecNum&gt;67&lt;/RecNum&gt;&lt;DisplayText&gt;&lt;style size="10"&gt;Urbanek, et al. [13]&lt;/style&gt;&lt;/DisplayText&gt;&lt;record&gt;&lt;rec-number&gt;67&lt;/rec-number&gt;&lt;foreign-keys&gt;&lt;key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00621DD9">
        <w:fldChar w:fldCharType="separate"/>
      </w:r>
      <w:r w:rsidR="00412A2D">
        <w:rPr>
          <w:noProof/>
        </w:rPr>
        <w:t>Urbanek, et al. [13]</w:t>
      </w:r>
      <w:r w:rsidR="00621DD9">
        <w:fldChar w:fldCharType="end"/>
      </w:r>
      <w:r w:rsidRPr="00A92BD0">
        <w:t>, indicating that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be addressed in future studies.</w:t>
      </w:r>
    </w:p>
    <w:p w14:paraId="71CA0442" w14:textId="77777777" w:rsidR="00270AAD" w:rsidRPr="00FA12E6" w:rsidRDefault="00270AAD" w:rsidP="00270AAD">
      <w:pPr>
        <w:pStyle w:val="MDPI23heading3"/>
      </w:pPr>
      <w:bookmarkStart w:id="49" w:name="_Hlk52459124"/>
      <w:r w:rsidRPr="00FA12E6">
        <w:t>Correlation between Hydraulic Conductivity (K) and Hydrophobicity (R)</w:t>
      </w:r>
    </w:p>
    <w:bookmarkEnd w:id="49"/>
    <w:p w14:paraId="614117C1" w14:textId="1C1E100C" w:rsidR="00270AAD" w:rsidRPr="00A92BD0" w:rsidRDefault="00270AAD" w:rsidP="00270AAD">
      <w:pPr>
        <w:pStyle w:val="MDPI31text"/>
        <w:spacing w:after="240"/>
      </w:pPr>
      <w:r w:rsidRPr="00FA12E6">
        <w:t>The dependence of K</w:t>
      </w:r>
      <w:r w:rsidRPr="00FA12E6">
        <w:rPr>
          <w:vertAlign w:val="subscript"/>
        </w:rPr>
        <w:t>s</w:t>
      </w:r>
      <w:r w:rsidR="00181751" w:rsidRPr="00FA12E6">
        <w:rPr>
          <w:vertAlign w:val="subscript"/>
        </w:rPr>
        <w:t>at</w:t>
      </w:r>
      <w:r w:rsidRPr="00FA12E6">
        <w:t xml:space="preserve"> with respect to the independent variable R (Figure 7) was evaluated. It is known</w:t>
      </w:r>
      <w:r w:rsidRPr="00A92BD0">
        <w:t xml:space="preserve"> that C content in soils correlates positively with hydraulic conductivity, because it improves the soil structure </w:t>
      </w:r>
      <w:r w:rsidR="00621DD9">
        <w:fldChar w:fldCharType="begin"/>
      </w:r>
      <w:r w:rsidR="00FB5D05">
        <w:instrText xml:space="preserve"> ADDIN EN.CITE &lt;EndNote&gt;&lt;Cite&gt;&lt;Author&gt;Pathak&lt;/Author&gt;&lt;Year&gt;2011&lt;/Year&gt;&lt;RecNum&gt;51&lt;/RecNum&gt;&lt;DisplayText&gt;&lt;style size="10"&gt;[63]&lt;/style&gt;&lt;/DisplayText&gt;&lt;record&gt;&lt;rec-number&gt;51&lt;/rec-number&gt;&lt;foreign-keys&gt;&lt;key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Sciences&lt;/alt-title&gt;&lt;/titles&gt;&lt;alt-periodical&gt;&lt;full-title&gt;Agricultural Sciences&lt;/full-title&gt;&lt;/alt-periodical&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rsidR="00621DD9">
        <w:fldChar w:fldCharType="separate"/>
      </w:r>
      <w:r w:rsidR="00FB5D05">
        <w:rPr>
          <w:noProof/>
        </w:rPr>
        <w:t>[63]</w:t>
      </w:r>
      <w:r w:rsidR="00621DD9">
        <w:fldChar w:fldCharType="end"/>
      </w:r>
      <w:r w:rsidRPr="00A92BD0">
        <w:t xml:space="preserve">. However, the presence of hydrophobic substances in soils can considerably reduce the infiltration processes and, depending on the magnitude of the repellency, surface runoff processes can be accelerated. Moreover, it was found that even the growth of the plants can be affected by changed surface water flows </w:t>
      </w:r>
      <w:r w:rsidR="00621DD9">
        <w:fldChar w:fldCharType="begin"/>
      </w:r>
      <w:r w:rsidR="00FB5D05">
        <w:instrText xml:space="preserve"> ADDIN EN.CITE &lt;EndNote&gt;&lt;Cite&gt;&lt;Author&gt;Seguel&lt;/Author&gt;&lt;Year&gt;2013&lt;/Year&gt;&lt;RecNum&gt;59&lt;/RecNum&gt;&lt;DisplayText&gt;&lt;style size="10"&gt;[64]&lt;/style&gt;&lt;/DisplayText&gt;&lt;record&gt;&lt;rec-number&gt;59&lt;/rec-number&gt;&lt;foreign-keys&gt;&lt;key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rsidR="00621DD9">
        <w:fldChar w:fldCharType="separate"/>
      </w:r>
      <w:r w:rsidR="00FB5D05">
        <w:rPr>
          <w:noProof/>
        </w:rPr>
        <w:t>[64]</w:t>
      </w:r>
      <w:r w:rsidR="00621DD9">
        <w:fldChar w:fldCharType="end"/>
      </w:r>
      <w:r w:rsidRPr="00A92BD0">
        <w:t>.</w:t>
      </w:r>
    </w:p>
    <w:p w14:paraId="07B6C66F" w14:textId="32E77D50" w:rsidR="0005133F" w:rsidRPr="000D3C25" w:rsidRDefault="00007B31" w:rsidP="000D3C25">
      <w:pPr>
        <w:pStyle w:val="MDPI31text"/>
        <w:jc w:val="center"/>
      </w:pPr>
      <w:r>
        <w:rPr>
          <w:noProof/>
        </w:rPr>
        <w:drawing>
          <wp:inline distT="0" distB="0" distL="0" distR="0" wp14:anchorId="0EB0DB71" wp14:editId="3E427C66">
            <wp:extent cx="2804286" cy="23400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286" cy="2340000"/>
                    </a:xfrm>
                    <a:prstGeom prst="rect">
                      <a:avLst/>
                    </a:prstGeom>
                    <a:noFill/>
                    <a:ln>
                      <a:noFill/>
                    </a:ln>
                  </pic:spPr>
                </pic:pic>
              </a:graphicData>
            </a:graphic>
          </wp:inline>
        </w:drawing>
      </w:r>
    </w:p>
    <w:p w14:paraId="07A224C7" w14:textId="0A5F5E71" w:rsidR="00270AAD" w:rsidRPr="009142B9" w:rsidRDefault="00270AAD" w:rsidP="009142B9">
      <w:pPr>
        <w:pStyle w:val="MDPI51figurecaption"/>
        <w:rPr>
          <w:bCs/>
        </w:rPr>
      </w:pPr>
      <w:r w:rsidRPr="009142B9">
        <w:rPr>
          <w:b/>
        </w:rPr>
        <w:t xml:space="preserve">Figure 7. </w:t>
      </w:r>
      <w:r w:rsidRPr="009142B9">
        <w:rPr>
          <w:bCs/>
        </w:rPr>
        <w:t>Hydraulic conductivity (Log K) as a function of the repellency index (R).</w:t>
      </w:r>
    </w:p>
    <w:p w14:paraId="7269932C" w14:textId="47CA3C7C" w:rsidR="00270AAD" w:rsidRPr="00A92BD0" w:rsidRDefault="00270AAD" w:rsidP="00270AAD">
      <w:pPr>
        <w:pStyle w:val="MDPI31text"/>
        <w:spacing w:after="240"/>
      </w:pPr>
      <w:r w:rsidRPr="00A92BD0">
        <w:t xml:space="preserve">Although the OM contents of the study site are not high (Figure 5), their presence may be </w:t>
      </w:r>
      <w:del w:id="50" w:author="Nicolás Riveras Muñoz" w:date="2022-09-29T20:25:00Z">
        <w:r w:rsidRPr="00A92BD0" w:rsidDel="008E4624">
          <w:delText xml:space="preserve">interfering </w:delText>
        </w:r>
      </w:del>
      <w:ins w:id="51" w:author="Nicolás Riveras Muñoz" w:date="2022-09-29T20:25:00Z">
        <w:r w:rsidR="008E4624" w:rsidRPr="00A92BD0">
          <w:t>in</w:t>
        </w:r>
        <w:r w:rsidR="008E4624">
          <w:t>fluencing</w:t>
        </w:r>
        <w:r w:rsidR="008E4624" w:rsidRPr="00A92BD0">
          <w:t xml:space="preserve"> </w:t>
        </w:r>
      </w:ins>
      <w:r w:rsidRPr="00A92BD0">
        <w:t xml:space="preserve">with water repellency, since this is a phenomenon that is related to the specific surface occupied by the coating of the particles. Coarse texture classes will be more affected by hydrophobicity than fine texture classes </w:t>
      </w:r>
      <w:r w:rsidR="00621DD9">
        <w:fldChar w:fldCharType="begin"/>
      </w:r>
      <w:r w:rsidR="00FB5D05">
        <w:instrText xml:space="preserve"> ADDIN EN.CITE &lt;EndNote&gt;&lt;Cite&gt;&lt;Author&gt;Harper&lt;/Author&gt;&lt;Year&gt;2000&lt;/Year&gt;&lt;RecNum&gt;30&lt;/RecNum&gt;&lt;DisplayText&gt;&lt;style size="10"&gt;[37]&lt;/style&gt;&lt;/DisplayText&gt;&lt;record&gt;&lt;rec-number&gt;30&lt;/rec-number&gt;&lt;foreign-keys&gt;&lt;key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621DD9">
        <w:fldChar w:fldCharType="separate"/>
      </w:r>
      <w:r w:rsidR="00FB5D05">
        <w:rPr>
          <w:noProof/>
        </w:rPr>
        <w:t>[37]</w:t>
      </w:r>
      <w:r w:rsidR="00621DD9">
        <w:fldChar w:fldCharType="end"/>
      </w:r>
      <w:r w:rsidRPr="00A92BD0">
        <w:t>.</w:t>
      </w:r>
    </w:p>
    <w:p w14:paraId="573FF79E" w14:textId="6432F966" w:rsidR="00270AAD" w:rsidRPr="00A92BD0" w:rsidRDefault="00270AAD" w:rsidP="00270AAD">
      <w:pPr>
        <w:pStyle w:val="MDPI31text"/>
        <w:spacing w:after="240"/>
      </w:pPr>
      <w:r w:rsidRPr="00A92BD0">
        <w:t xml:space="preserve">In soils dominated by sands, as in the present study, with a lower specific surface than in soils dominated by clay, the generation of a hydrophobic surface will have an impact on a greater proportion of particles than for a soil of fine texture, where the contact surface is up to three times greater </w:t>
      </w:r>
      <w:r w:rsidR="00621DD9">
        <w:fldChar w:fldCharType="begin"/>
      </w:r>
      <w:r w:rsidR="00621DD9">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621DD9">
        <w:fldChar w:fldCharType="separate"/>
      </w:r>
      <w:r w:rsidR="00621DD9">
        <w:rPr>
          <w:noProof/>
        </w:rPr>
        <w:t>[14]</w:t>
      </w:r>
      <w:r w:rsidR="00621DD9">
        <w:fldChar w:fldCharType="end"/>
      </w:r>
      <w:r w:rsidRPr="00A92BD0">
        <w:t>. The correlation between both properties was determined using the mean values of the replicates of each of the treatments of both zones (high and low P). There is an inverse linear dependence between these variables (Figure 7). In addition, it is observed that the zone of low PR presents the highest values of water repellency, a condition that would explain the lower values of K with respect to the site of high PR.</w:t>
      </w:r>
    </w:p>
    <w:p w14:paraId="4C0B5352" w14:textId="0F644B38" w:rsidR="00270AAD" w:rsidRPr="00A92BD0" w:rsidRDefault="00270AAD" w:rsidP="00270AAD">
      <w:pPr>
        <w:pStyle w:val="MDPI31text"/>
        <w:spacing w:after="240"/>
      </w:pPr>
      <w:r w:rsidRPr="00A92BD0">
        <w:t xml:space="preserve">It is possible that the laboratory method used to determine the presence of hydrophobicity has not been sufficiently sensitive, so initially the R index did not explain the </w:t>
      </w:r>
      <w:r w:rsidRPr="00A92BD0">
        <w:lastRenderedPageBreak/>
        <w:t>problems associated with the inflow of water into the profile. However, even when the R index detected a hydrophilic condition of the study soil, small variations have a direct effect on the K</w:t>
      </w:r>
      <w:r w:rsidRPr="00181751">
        <w:rPr>
          <w:vertAlign w:val="subscript"/>
        </w:rPr>
        <w:t>s</w:t>
      </w:r>
      <w:r w:rsidR="00181751" w:rsidRPr="00181751">
        <w:rPr>
          <w:vertAlign w:val="subscript"/>
        </w:rPr>
        <w:t>at</w:t>
      </w:r>
      <w:r w:rsidRPr="00A92BD0">
        <w:t>, indicating that there would be particle dispersion processes due to high wettability. In other words, at the high PR site the effect of the higher sand content would be dominating in relation to the low PR site.</w:t>
      </w:r>
    </w:p>
    <w:p w14:paraId="0047DE57" w14:textId="69885258" w:rsidR="00270AAD" w:rsidRPr="00A92BD0" w:rsidRDefault="00270AAD" w:rsidP="00270AAD">
      <w:pPr>
        <w:pStyle w:val="MDPI31text"/>
        <w:spacing w:after="240"/>
      </w:pPr>
      <w:r w:rsidRPr="00A92BD0">
        <w:t>In a context of climate change, with longer periods of drought, it becomes vital to clarify the implications that management has, especially in a resource as closely linked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70CEAAE3" w14:textId="77777777" w:rsidR="00FA2825" w:rsidRPr="00325902" w:rsidRDefault="00FA2825" w:rsidP="0086379F">
      <w:pPr>
        <w:pStyle w:val="MDPI21heading1"/>
      </w:pPr>
      <w:r>
        <w:t>5. Conclusions</w:t>
      </w:r>
    </w:p>
    <w:p w14:paraId="5739B78D" w14:textId="6D4CD25C" w:rsidR="00615E56" w:rsidRDefault="00615E56" w:rsidP="00615E56">
      <w:pPr>
        <w:pStyle w:val="MDPI31text"/>
      </w:pPr>
      <w:r>
        <w:t xml:space="preserve">For an Inceptisol in central Chile under traditional intensive tillage, </w:t>
      </w:r>
      <w:bookmarkStart w:id="52" w:name="_Hlk115423386"/>
      <w:r>
        <w:t xml:space="preserve">the </w:t>
      </w:r>
      <w:del w:id="53" w:author="Nicolás Riveras Muñoz" w:date="2022-09-30T09:29:00Z">
        <w:r w:rsidDel="0055525F">
          <w:delText xml:space="preserve">mechanical </w:delText>
        </w:r>
      </w:del>
      <w:r>
        <w:t xml:space="preserve">effect of machinery traffic evaluated as penetration resistance (PR) </w:t>
      </w:r>
      <w:r w:rsidR="000763E1">
        <w:t xml:space="preserve">in </w:t>
      </w:r>
      <w:r w:rsidR="000763E1" w:rsidRPr="006C720C">
        <w:t xml:space="preserve">places with frequent crossing of machinery (+M) and </w:t>
      </w:r>
      <w:bookmarkStart w:id="54" w:name="_Hlk114083135"/>
      <w:r w:rsidR="000763E1" w:rsidRPr="006C720C">
        <w:t>places without crossing (-M)</w:t>
      </w:r>
      <w:bookmarkEnd w:id="54"/>
      <w:r>
        <w:t xml:space="preserve"> </w:t>
      </w:r>
      <w:del w:id="55" w:author="Nicolás Riveras Muñoz" w:date="2022-09-30T09:42:00Z">
        <w:r w:rsidDel="00C52A35">
          <w:delText>is not reflected in the same season</w:delText>
        </w:r>
      </w:del>
      <w:ins w:id="56" w:author="Nicolás Riveras Muñoz" w:date="2022-09-30T09:42:00Z">
        <w:r w:rsidR="00C52A35">
          <w:t>was not observed</w:t>
        </w:r>
      </w:ins>
      <w:r>
        <w:t>.</w:t>
      </w:r>
      <w:bookmarkEnd w:id="52"/>
      <w:r>
        <w:t xml:space="preserve"> It shows a homogeneous distribution, possibly mitigated by annual tillage. However, a </w:t>
      </w:r>
      <w:del w:id="57" w:author="Nicolás Riveras Muñoz" w:date="2022-09-30T09:43:00Z">
        <w:r w:rsidDel="00C52A35">
          <w:delText xml:space="preserve">deep </w:delText>
        </w:r>
      </w:del>
      <w:r>
        <w:t xml:space="preserve">hardening </w:t>
      </w:r>
      <w:ins w:id="58" w:author="Nicolás Riveras Muñoz" w:date="2022-09-30T09:43:00Z">
        <w:r w:rsidR="00C52A35">
          <w:t xml:space="preserve">at </w:t>
        </w:r>
      </w:ins>
      <w:ins w:id="59" w:author="Nicolás Riveras Muñoz" w:date="2022-09-30T09:44:00Z">
        <w:r w:rsidR="00C52A35">
          <w:t xml:space="preserve">depth </w:t>
        </w:r>
      </w:ins>
      <w:r>
        <w:t xml:space="preserve">was observed, reflected as an increase in bulk density and penetration resistance of the soil. It is particularly noteworthy, </w:t>
      </w:r>
      <w:del w:id="60" w:author="Nicolás Riveras Muñoz" w:date="2022-09-30T09:07:00Z">
        <w:r w:rsidDel="00382EFA">
          <w:delText xml:space="preserve">how </w:delText>
        </w:r>
      </w:del>
      <w:ins w:id="61" w:author="Nicolás Riveras Muñoz" w:date="2022-09-30T09:07:00Z">
        <w:r w:rsidR="00382EFA">
          <w:t xml:space="preserve">that </w:t>
        </w:r>
      </w:ins>
      <w:r>
        <w:t xml:space="preserve">the distribution of PR is associated to the clay content of the soil, possibly associated with the </w:t>
      </w:r>
      <w:del w:id="62" w:author="Nicolás Riveras Muñoz" w:date="2022-09-30T09:07:00Z">
        <w:r w:rsidDel="00382EFA">
          <w:delText xml:space="preserve">higher </w:delText>
        </w:r>
      </w:del>
      <w:ins w:id="63" w:author="Nicolás Riveras Muñoz" w:date="2022-09-30T09:07:00Z">
        <w:r w:rsidR="00382EFA">
          <w:t xml:space="preserve">mayor </w:t>
        </w:r>
      </w:ins>
      <w:r>
        <w:t>water and nutrient retention capacity that these particles have, which favors a mayor accumulation of organic matter.</w:t>
      </w:r>
    </w:p>
    <w:p w14:paraId="5C43856C" w14:textId="07A0649D" w:rsidR="00615E56" w:rsidRPr="00736A37" w:rsidRDefault="00615E56" w:rsidP="00615E56">
      <w:pPr>
        <w:pStyle w:val="MDPI31text"/>
      </w:pPr>
      <w:r>
        <w:t xml:space="preserve">When analyzing soil functionality through hydraulic properties, evaluated as hydraulic conductivity (K) and soil water repellency (R) </w:t>
      </w:r>
      <w:r w:rsidRPr="003446CB">
        <w:t xml:space="preserve">and associated with the movement of water in the soil, it shows homogeneous values for the different treatments. However, the </w:t>
      </w:r>
      <w:r w:rsidR="00203100" w:rsidRPr="003446CB">
        <w:t>results indicate</w:t>
      </w:r>
      <w:r w:rsidRPr="003446CB">
        <w:t xml:space="preserve"> a reduction in K in the low PR zone, which can be explained by the higher clay content</w:t>
      </w:r>
      <w:r w:rsidR="00203100" w:rsidRPr="003446CB">
        <w:t xml:space="preserve"> and OM</w:t>
      </w:r>
      <w:r w:rsidRPr="003446CB">
        <w:t>. When</w:t>
      </w:r>
      <w:r w:rsidRPr="00382EFA">
        <w:t xml:space="preserve"> exploring the distribution in depth</w:t>
      </w:r>
      <w:r w:rsidRPr="00856C65">
        <w:t xml:space="preserve">, </w:t>
      </w:r>
      <w:bookmarkStart w:id="64" w:name="_Hlk115424394"/>
      <w:r w:rsidRPr="00856C65">
        <w:t xml:space="preserve">there </w:t>
      </w:r>
      <w:del w:id="65" w:author="Nicolás Riveras Muñoz" w:date="2022-09-30T10:00:00Z">
        <w:r w:rsidRPr="00856C65" w:rsidDel="0003229A">
          <w:delText xml:space="preserve">is </w:delText>
        </w:r>
      </w:del>
      <w:ins w:id="66" w:author="Nicolás Riveras Muñoz" w:date="2022-09-30T10:00:00Z">
        <w:r w:rsidR="0003229A" w:rsidRPr="00856C65">
          <w:t xml:space="preserve">was </w:t>
        </w:r>
      </w:ins>
      <w:r w:rsidRPr="00856C65">
        <w:t xml:space="preserve">an increase in K the subsoil, </w:t>
      </w:r>
      <w:ins w:id="67" w:author="Nicolás Riveras Muñoz" w:date="2022-09-30T09:53:00Z">
        <w:r w:rsidR="00FF73A9" w:rsidRPr="00856C65">
          <w:t xml:space="preserve">which </w:t>
        </w:r>
      </w:ins>
      <w:ins w:id="68" w:author="Nicolás Riveras Muñoz" w:date="2022-09-30T09:57:00Z">
        <w:r w:rsidR="00FF73A9" w:rsidRPr="00856C65">
          <w:t xml:space="preserve">can be attributed to the </w:t>
        </w:r>
        <w:r w:rsidR="0003229A" w:rsidRPr="00856C65">
          <w:t>conservation</w:t>
        </w:r>
        <w:r w:rsidR="00FF73A9" w:rsidRPr="00856C65">
          <w:t xml:space="preserve"> of coarse porosity resulting from structuring and biological activity, while on the surface it is destroyed by tillage</w:t>
        </w:r>
        <w:bookmarkEnd w:id="64"/>
        <w:r w:rsidR="00FF73A9" w:rsidRPr="00856C65">
          <w:t>.</w:t>
        </w:r>
        <w:r w:rsidR="00FF73A9" w:rsidRPr="00856C65" w:rsidDel="00FF73A9">
          <w:rPr>
            <w:rPrChange w:id="69" w:author="Nicolás Riveras Muñoz" w:date="2022-09-30T10:00:00Z">
              <w:rPr>
                <w:highlight w:val="yellow"/>
              </w:rPr>
            </w:rPrChange>
          </w:rPr>
          <w:t xml:space="preserve"> </w:t>
        </w:r>
      </w:ins>
      <w:del w:id="70" w:author="Nicolás Riveras Muñoz" w:date="2022-09-30T09:53:00Z">
        <w:r w:rsidRPr="00736A37" w:rsidDel="00FF73A9">
          <w:delText>which can be attributed to the destruction of the coarse porosity generated by the tillage in the topsoil, not being affected in the subsoil</w:delText>
        </w:r>
      </w:del>
      <w:del w:id="71" w:author="Nicolás Riveras Muñoz" w:date="2022-09-30T09:57:00Z">
        <w:r w:rsidRPr="00736A37" w:rsidDel="00FF73A9">
          <w:delText xml:space="preserve">. </w:delText>
        </w:r>
      </w:del>
      <w:r w:rsidRPr="00736A37">
        <w:t>The effect of the passage of machinery (</w:t>
      </w:r>
      <w:r w:rsidR="000763E1" w:rsidRPr="00736A37">
        <w:t>-M</w:t>
      </w:r>
      <w:r w:rsidRPr="00736A37">
        <w:t>/</w:t>
      </w:r>
      <w:r w:rsidR="000763E1" w:rsidRPr="00736A37">
        <w:t>+M</w:t>
      </w:r>
      <w:r w:rsidRPr="00736A37">
        <w:t xml:space="preserve">) </w:t>
      </w:r>
      <w:r w:rsidR="00A5129F" w:rsidRPr="00736A37">
        <w:t>was not affecting the K</w:t>
      </w:r>
      <w:r w:rsidRPr="00736A37">
        <w:t>.</w:t>
      </w:r>
    </w:p>
    <w:p w14:paraId="43FD68A0" w14:textId="6C908DB1" w:rsidR="00615E56" w:rsidRDefault="00615E56" w:rsidP="00615E56">
      <w:pPr>
        <w:pStyle w:val="MDPI31text"/>
      </w:pPr>
      <w:bookmarkStart w:id="72" w:name="_Hlk115424992"/>
      <w:r w:rsidRPr="00736A37">
        <w:t xml:space="preserve">Findings on water repellency (R) indicated that there </w:t>
      </w:r>
      <w:del w:id="73" w:author="Nicolás Riveras Muñoz" w:date="2022-09-30T10:02:00Z">
        <w:r w:rsidR="00A604F5" w:rsidRPr="00736A37" w:rsidDel="00856C65">
          <w:delText xml:space="preserve">are </w:delText>
        </w:r>
      </w:del>
      <w:ins w:id="74" w:author="Nicolás Riveras Muñoz" w:date="2022-09-30T10:02:00Z">
        <w:r w:rsidR="00856C65" w:rsidRPr="00736A37">
          <w:rPr>
            <w:rPrChange w:id="75" w:author="Nicolás Riveras Muñoz" w:date="2022-09-30T10:10:00Z">
              <w:rPr>
                <w:highlight w:val="yellow"/>
              </w:rPr>
            </w:rPrChange>
          </w:rPr>
          <w:t>were</w:t>
        </w:r>
        <w:r w:rsidR="00856C65" w:rsidRPr="00736A37">
          <w:t xml:space="preserve"> </w:t>
        </w:r>
      </w:ins>
      <w:r w:rsidR="00A604F5" w:rsidRPr="00736A37">
        <w:t xml:space="preserve">no </w:t>
      </w:r>
      <w:ins w:id="76" w:author="Nicolás Riveras Muñoz" w:date="2022-09-30T10:02:00Z">
        <w:r w:rsidR="00856C65" w:rsidRPr="00736A37">
          <w:rPr>
            <w:rPrChange w:id="77" w:author="Nicolás Riveras Muñoz" w:date="2022-09-30T10:10:00Z">
              <w:rPr>
                <w:highlight w:val="yellow"/>
              </w:rPr>
            </w:rPrChange>
          </w:rPr>
          <w:t xml:space="preserve">significant </w:t>
        </w:r>
      </w:ins>
      <w:r w:rsidR="00A604F5" w:rsidRPr="00736A37">
        <w:t>differences in</w:t>
      </w:r>
      <w:r w:rsidRPr="00736A37">
        <w:t xml:space="preserve"> hydrophobicity at the study site. This result contrasts with the observed correlat</w:t>
      </w:r>
      <w:ins w:id="78" w:author="Nicolás Riveras Muñoz" w:date="2022-09-30T10:04:00Z">
        <w:r w:rsidR="00302DF8" w:rsidRPr="00736A37">
          <w:rPr>
            <w:rPrChange w:id="79" w:author="Nicolás Riveras Muñoz" w:date="2022-09-30T10:10:00Z">
              <w:rPr>
                <w:highlight w:val="yellow"/>
              </w:rPr>
            </w:rPrChange>
          </w:rPr>
          <w:t>ed trend</w:t>
        </w:r>
      </w:ins>
      <w:del w:id="80" w:author="Nicolás Riveras Muñoz" w:date="2022-09-30T10:04:00Z">
        <w:r w:rsidRPr="00736A37" w:rsidDel="00302DF8">
          <w:delText>ion</w:delText>
        </w:r>
      </w:del>
      <w:r w:rsidRPr="00736A37">
        <w:t xml:space="preserve"> between hydraulic conductivity and the R index. </w:t>
      </w:r>
      <w:bookmarkEnd w:id="72"/>
      <w:r w:rsidRPr="00736A37">
        <w:t>This</w:t>
      </w:r>
      <w:r>
        <w:t xml:space="preserve"> may be due to the sensitivity of the method used, which was not high enough to determine a sufficient degree of soil hydrophobicity. This could be explained by the presence of surface runoff and the problems of water infiltration in the profile identified by farmers. It might be interesting to study this phenomenon more thoroughly and to conduct measurements better distributed throughout the season. Moreover, R shows a dependency with the clay content, not associated with OM or other texture fractions, which could be explained by internal characteristics or mineralogy of the clays present in the site. This result should be addressed in future studies.</w:t>
      </w:r>
    </w:p>
    <w:p w14:paraId="0C10429B" w14:textId="0C2F8B1B" w:rsidR="00FA2825" w:rsidRPr="00613B31" w:rsidRDefault="00FA2825" w:rsidP="004F6D7F">
      <w:pPr>
        <w:pStyle w:val="MDPI62BackMatter"/>
        <w:spacing w:before="240"/>
      </w:pPr>
      <w:r w:rsidRPr="00613B31">
        <w:rPr>
          <w:b/>
        </w:rPr>
        <w:t>Author Contributions:</w:t>
      </w:r>
      <w:r w:rsidRPr="00613B31">
        <w:t xml:space="preserve"> Conceptualization, </w:t>
      </w:r>
      <w:proofErr w:type="spellStart"/>
      <w:r w:rsidR="00931B27">
        <w:t>O</w:t>
      </w:r>
      <w:r w:rsidR="006F31C6">
        <w:t>.</w:t>
      </w:r>
      <w:r w:rsidR="00931B27">
        <w:t>S</w:t>
      </w:r>
      <w:r w:rsidR="006F31C6">
        <w:t>e</w:t>
      </w:r>
      <w:proofErr w:type="spellEnd"/>
      <w:r w:rsidR="006F31C6">
        <w:t xml:space="preserve">., </w:t>
      </w:r>
      <w:proofErr w:type="spellStart"/>
      <w:r w:rsidR="006F31C6">
        <w:t>O.Sa</w:t>
      </w:r>
      <w:proofErr w:type="spellEnd"/>
      <w:r w:rsidR="006F31C6">
        <w:t xml:space="preserve">. </w:t>
      </w:r>
      <w:r w:rsidRPr="00613B31">
        <w:t xml:space="preserve">and </w:t>
      </w:r>
      <w:r w:rsidR="006F31C6">
        <w:t>N.R.M.</w:t>
      </w:r>
      <w:r w:rsidRPr="00613B31">
        <w:t xml:space="preserve">; methodology, </w:t>
      </w:r>
      <w:proofErr w:type="spellStart"/>
      <w:r w:rsidR="006F31C6">
        <w:t>O.Se</w:t>
      </w:r>
      <w:proofErr w:type="spellEnd"/>
      <w:r w:rsidR="006F31C6">
        <w:t>. and N.R.M.</w:t>
      </w:r>
      <w:r w:rsidRPr="00613B31">
        <w:t xml:space="preserve">; software, </w:t>
      </w:r>
      <w:r w:rsidR="006F31C6">
        <w:t>N.R.M.</w:t>
      </w:r>
      <w:r w:rsidRPr="00613B31">
        <w:t>; formal analysis,</w:t>
      </w:r>
      <w:r w:rsidR="006F31C6">
        <w:t xml:space="preserve"> N.R.M.</w:t>
      </w:r>
      <w:r w:rsidRPr="00613B31">
        <w:t xml:space="preserve">; investigation, </w:t>
      </w:r>
      <w:r w:rsidR="006F31C6">
        <w:t>C.S. and N.R.M.</w:t>
      </w:r>
      <w:r w:rsidRPr="00613B31">
        <w:t xml:space="preserve">; resources, </w:t>
      </w:r>
      <w:proofErr w:type="spellStart"/>
      <w:r w:rsidR="006F31C6">
        <w:t>O.Se</w:t>
      </w:r>
      <w:proofErr w:type="spellEnd"/>
      <w:r w:rsidR="006F31C6">
        <w:t xml:space="preserve">. and </w:t>
      </w:r>
      <w:proofErr w:type="spellStart"/>
      <w:r w:rsidR="006F31C6">
        <w:t>O.Sa</w:t>
      </w:r>
      <w:proofErr w:type="spellEnd"/>
      <w:r w:rsidR="006F31C6">
        <w:t>.</w:t>
      </w:r>
      <w:r w:rsidRPr="00613B31">
        <w:t xml:space="preserve">; data curation, </w:t>
      </w:r>
      <w:r w:rsidR="006F31C6">
        <w:t>C.S.</w:t>
      </w:r>
      <w:r w:rsidRPr="00613B31">
        <w:t xml:space="preserve">; writing—original draft preparation, </w:t>
      </w:r>
      <w:r w:rsidR="006F31C6">
        <w:t>N.R.M.</w:t>
      </w:r>
      <w:r w:rsidRPr="00613B31">
        <w:t xml:space="preserve">; writing—review and editing, </w:t>
      </w:r>
      <w:proofErr w:type="spellStart"/>
      <w:r w:rsidR="006F31C6">
        <w:t>St.S</w:t>
      </w:r>
      <w:proofErr w:type="spellEnd"/>
      <w:r w:rsidR="006F31C6">
        <w:t>.</w:t>
      </w:r>
      <w:r w:rsidR="000F24C2">
        <w:t xml:space="preserve"> and T.S.</w:t>
      </w:r>
      <w:r w:rsidRPr="00613B31">
        <w:t xml:space="preserve">; visualization, </w:t>
      </w:r>
      <w:r w:rsidR="006F31C6">
        <w:t>N.R.M.</w:t>
      </w:r>
      <w:r w:rsidRPr="00613B31">
        <w:t xml:space="preserve">; supervision, </w:t>
      </w:r>
      <w:proofErr w:type="spellStart"/>
      <w:r w:rsidR="006F31C6">
        <w:t>O.Se</w:t>
      </w:r>
      <w:proofErr w:type="spellEnd"/>
      <w:r w:rsidR="006F31C6">
        <w:t xml:space="preserve">. and </w:t>
      </w:r>
      <w:proofErr w:type="spellStart"/>
      <w:r w:rsidR="006F31C6">
        <w:t>O.Sa</w:t>
      </w:r>
      <w:proofErr w:type="spellEnd"/>
      <w:r w:rsidR="006F31C6">
        <w:t>.</w:t>
      </w:r>
      <w:r w:rsidRPr="00613B31">
        <w:t xml:space="preserve">; project administration, </w:t>
      </w:r>
      <w:proofErr w:type="spellStart"/>
      <w:r w:rsidR="006F31C6">
        <w:t>O.Sa</w:t>
      </w:r>
      <w:proofErr w:type="spellEnd"/>
      <w:r w:rsidR="006F31C6">
        <w:t>.</w:t>
      </w:r>
      <w:r w:rsidRPr="00613B31">
        <w:t xml:space="preserve">; funding acquisition, </w:t>
      </w:r>
      <w:proofErr w:type="spellStart"/>
      <w:r w:rsidR="006F31C6">
        <w:t>O.Sa</w:t>
      </w:r>
      <w:proofErr w:type="spellEnd"/>
      <w:r w:rsidRPr="00613B31">
        <w:t>. All authors have read and agreed to the published version of the manuscript.</w:t>
      </w:r>
    </w:p>
    <w:p w14:paraId="66D7E71C" w14:textId="1BE301BE" w:rsidR="00FA2825" w:rsidRPr="00613B31" w:rsidRDefault="00FA2825" w:rsidP="00FA2825">
      <w:pPr>
        <w:pStyle w:val="MDPI62BackMatter"/>
      </w:pPr>
      <w:r w:rsidRPr="00613B31">
        <w:rPr>
          <w:b/>
        </w:rPr>
        <w:t>Funding:</w:t>
      </w:r>
      <w:r w:rsidRPr="00613B31">
        <w:t xml:space="preserve"> This research was </w:t>
      </w:r>
      <w:r w:rsidR="000B4E50" w:rsidRPr="000B4E50">
        <w:t xml:space="preserve">partially funded by FONDECYT de </w:t>
      </w:r>
      <w:proofErr w:type="spellStart"/>
      <w:r w:rsidR="000B4E50" w:rsidRPr="000B4E50">
        <w:t>Iniciación</w:t>
      </w:r>
      <w:proofErr w:type="spellEnd"/>
      <w:r w:rsidR="000B4E50" w:rsidRPr="000B4E50">
        <w:t xml:space="preserve"> 2011 grant no. 11110464.</w:t>
      </w:r>
    </w:p>
    <w:p w14:paraId="03C9FCDC" w14:textId="0ECE7C9C" w:rsidR="003A79A0" w:rsidRPr="00613B31" w:rsidRDefault="003A79A0" w:rsidP="003A79A0">
      <w:pPr>
        <w:pStyle w:val="MDPI62BackMatter"/>
      </w:pPr>
      <w:bookmarkStart w:id="81" w:name="_Hlk60054323"/>
      <w:r w:rsidRPr="007D75A8">
        <w:rPr>
          <w:b/>
        </w:rPr>
        <w:t xml:space="preserve">Data Availability Statement: </w:t>
      </w:r>
      <w:r w:rsidR="000B4E50" w:rsidRPr="000B4E50">
        <w:t xml:space="preserve">The data presented in this study and the code to reproduce the figures are openly available in </w:t>
      </w:r>
      <w:proofErr w:type="spellStart"/>
      <w:r w:rsidR="000B4E50" w:rsidRPr="000B4E50">
        <w:t>FigShare</w:t>
      </w:r>
      <w:proofErr w:type="spellEnd"/>
      <w:r w:rsidR="000B4E50" w:rsidRPr="000B4E50">
        <w:t xml:space="preserve"> at doi.org, reference number 10.6084/m9.figshare.20533005.</w:t>
      </w:r>
    </w:p>
    <w:bookmarkEnd w:id="81"/>
    <w:p w14:paraId="76F635AC" w14:textId="346F5029" w:rsidR="00FA2825" w:rsidRPr="00613B31" w:rsidRDefault="00FA2825" w:rsidP="00FA2825">
      <w:pPr>
        <w:pStyle w:val="MDPI62BackMatter"/>
      </w:pPr>
      <w:r w:rsidRPr="00613B31">
        <w:rPr>
          <w:b/>
        </w:rPr>
        <w:lastRenderedPageBreak/>
        <w:t>Acknowledgments:</w:t>
      </w:r>
      <w:r w:rsidRPr="00613B31">
        <w:t xml:space="preserve"> </w:t>
      </w:r>
      <w:r w:rsidR="000B4E50" w:rsidRPr="000B4E50">
        <w:t xml:space="preserve">The authors thank the </w:t>
      </w:r>
      <w:proofErr w:type="spellStart"/>
      <w:r w:rsidR="000B4E50" w:rsidRPr="000B4E50">
        <w:t>Departamento</w:t>
      </w:r>
      <w:proofErr w:type="spellEnd"/>
      <w:r w:rsidR="000B4E50" w:rsidRPr="000B4E50">
        <w:t xml:space="preserve"> de </w:t>
      </w:r>
      <w:proofErr w:type="spellStart"/>
      <w:r w:rsidR="000B4E50" w:rsidRPr="000B4E50">
        <w:t>Ingeniería</w:t>
      </w:r>
      <w:proofErr w:type="spellEnd"/>
      <w:r w:rsidR="000B4E50" w:rsidRPr="000B4E50">
        <w:t xml:space="preserve"> y </w:t>
      </w:r>
      <w:proofErr w:type="spellStart"/>
      <w:r w:rsidR="000B4E50" w:rsidRPr="000B4E50">
        <w:t>Suelos</w:t>
      </w:r>
      <w:proofErr w:type="spellEnd"/>
      <w:r w:rsidR="000B4E50" w:rsidRPr="000B4E50">
        <w:t xml:space="preserve"> of the Universidad de Chile and the </w:t>
      </w:r>
      <w:proofErr w:type="spellStart"/>
      <w:r w:rsidR="000B4E50" w:rsidRPr="000B4E50">
        <w:t>Cooperativa</w:t>
      </w:r>
      <w:proofErr w:type="spellEnd"/>
      <w:r w:rsidR="000B4E50" w:rsidRPr="000B4E50">
        <w:t xml:space="preserve"> </w:t>
      </w:r>
      <w:proofErr w:type="spellStart"/>
      <w:r w:rsidR="000B4E50" w:rsidRPr="000B4E50">
        <w:t>Intercomunal</w:t>
      </w:r>
      <w:proofErr w:type="spellEnd"/>
      <w:r w:rsidR="000B4E50" w:rsidRPr="000B4E50">
        <w:t xml:space="preserve"> </w:t>
      </w:r>
      <w:proofErr w:type="spellStart"/>
      <w:r w:rsidR="000B4E50" w:rsidRPr="000B4E50">
        <w:t>Campesina</w:t>
      </w:r>
      <w:proofErr w:type="spellEnd"/>
      <w:r w:rsidR="000B4E50" w:rsidRPr="000B4E50">
        <w:t xml:space="preserve"> de </w:t>
      </w:r>
      <w:proofErr w:type="spellStart"/>
      <w:r w:rsidR="000B4E50" w:rsidRPr="000B4E50">
        <w:t>Peumo</w:t>
      </w:r>
      <w:proofErr w:type="spellEnd"/>
      <w:r w:rsidR="000B4E50" w:rsidRPr="000B4E50">
        <w:t xml:space="preserve"> (COOPEUMO) for supporting this study</w:t>
      </w:r>
      <w:r w:rsidR="000B4E50">
        <w:t>.</w:t>
      </w:r>
    </w:p>
    <w:p w14:paraId="5E75F8B3" w14:textId="09E7FE4F" w:rsidR="00FA2825" w:rsidRPr="00613B31" w:rsidRDefault="00FA2825" w:rsidP="00FA2825">
      <w:pPr>
        <w:pStyle w:val="MDPI62BackMatter"/>
      </w:pPr>
      <w:r w:rsidRPr="00613B31">
        <w:rPr>
          <w:b/>
        </w:rPr>
        <w:t>Conflicts of Interest:</w:t>
      </w:r>
      <w:r w:rsidRPr="00613B31">
        <w:t xml:space="preserve"> </w:t>
      </w:r>
      <w:r w:rsidR="00FE6203">
        <w:t>The funders had no role in the design of the study; in the collection, analyses, or interpretation of data; in the writing of the manuscript; or in the decision to publish the results</w:t>
      </w:r>
      <w:r w:rsidRPr="00613B31">
        <w:t>.</w:t>
      </w:r>
    </w:p>
    <w:p w14:paraId="6ED2D68C" w14:textId="77777777" w:rsidR="004327A8" w:rsidRDefault="004327A8" w:rsidP="00FA2825">
      <w:pPr>
        <w:adjustRightInd w:val="0"/>
        <w:snapToGrid w:val="0"/>
        <w:spacing w:before="240" w:after="60" w:line="228" w:lineRule="auto"/>
        <w:ind w:left="2608"/>
        <w:rPr>
          <w:b/>
          <w:bCs/>
          <w:szCs w:val="18"/>
          <w:lang w:bidi="en-US"/>
        </w:rPr>
      </w:pPr>
      <w:r>
        <w:rPr>
          <w:b/>
          <w:bCs/>
          <w:szCs w:val="18"/>
          <w:lang w:bidi="en-US"/>
        </w:rPr>
        <w:br w:type="page"/>
      </w:r>
    </w:p>
    <w:p w14:paraId="30D18CDB" w14:textId="77777777" w:rsidR="00FA2825" w:rsidRPr="006C720C" w:rsidRDefault="00FA2825" w:rsidP="0020631B">
      <w:pPr>
        <w:pStyle w:val="MDPI21heading1"/>
        <w:ind w:left="0"/>
        <w:rPr>
          <w:lang w:val="es-CL"/>
        </w:rPr>
      </w:pPr>
      <w:proofErr w:type="spellStart"/>
      <w:r w:rsidRPr="006C720C">
        <w:rPr>
          <w:lang w:val="es-CL"/>
        </w:rPr>
        <w:lastRenderedPageBreak/>
        <w:t>References</w:t>
      </w:r>
      <w:proofErr w:type="spellEnd"/>
    </w:p>
    <w:p w14:paraId="38B8020F" w14:textId="77777777" w:rsidR="00621DD9" w:rsidRPr="006C720C" w:rsidRDefault="00621DD9" w:rsidP="00621DD9">
      <w:pPr>
        <w:pStyle w:val="MDPI71References"/>
        <w:ind w:left="425"/>
        <w:rPr>
          <w:lang w:val="es-CL"/>
        </w:rPr>
      </w:pPr>
    </w:p>
    <w:p w14:paraId="0C9F76AC" w14:textId="77777777" w:rsidR="00621DD9" w:rsidRPr="006C720C" w:rsidRDefault="00621DD9" w:rsidP="006C720C">
      <w:pPr>
        <w:pStyle w:val="MDPI71References"/>
        <w:spacing w:line="240" w:lineRule="auto"/>
        <w:ind w:left="425"/>
        <w:rPr>
          <w:szCs w:val="18"/>
          <w:lang w:val="es-CL"/>
        </w:rPr>
      </w:pPr>
    </w:p>
    <w:p w14:paraId="478C3453" w14:textId="27DC393A" w:rsidR="00FB5D05" w:rsidRPr="00FB5D05" w:rsidRDefault="00621DD9" w:rsidP="00FB5D05">
      <w:pPr>
        <w:pStyle w:val="EndNoteBibliography"/>
        <w:ind w:left="720" w:hanging="720"/>
      </w:pPr>
      <w:r w:rsidRPr="00123AE9">
        <w:fldChar w:fldCharType="begin"/>
      </w:r>
      <w:r w:rsidRPr="006C720C">
        <w:rPr>
          <w:lang w:val="es-CL"/>
        </w:rPr>
        <w:instrText xml:space="preserve"> ADDIN EN.REFLIST </w:instrText>
      </w:r>
      <w:r w:rsidRPr="00123AE9">
        <w:fldChar w:fldCharType="separate"/>
      </w:r>
      <w:r w:rsidR="00FB5D05" w:rsidRPr="00E22225">
        <w:rPr>
          <w:lang w:val="es-CL"/>
          <w:rPrChange w:id="82" w:author="Nicolás Riveras Muñoz" w:date="2022-10-15T16:56:00Z">
            <w:rPr/>
          </w:rPrChange>
        </w:rPr>
        <w:t>1.</w:t>
      </w:r>
      <w:r w:rsidR="00FB5D05" w:rsidRPr="00E22225">
        <w:rPr>
          <w:lang w:val="es-CL"/>
          <w:rPrChange w:id="83" w:author="Nicolás Riveras Muñoz" w:date="2022-10-15T16:56:00Z">
            <w:rPr/>
          </w:rPrChange>
        </w:rPr>
        <w:tab/>
        <w:t xml:space="preserve">ODEPA. Maíz: producción, precios y comercio exterior. </w:t>
      </w:r>
      <w:r w:rsidR="00FB5D05" w:rsidRPr="00FB5D05">
        <w:t xml:space="preserve">Avance a julio de 2013. Available online: </w:t>
      </w:r>
      <w:hyperlink r:id="rId16" w:history="1">
        <w:r w:rsidR="00FB5D05" w:rsidRPr="00FB5D05">
          <w:rPr>
            <w:rStyle w:val="Hyperlink"/>
          </w:rPr>
          <w:t>http://www.odepa.gob.cl//odepaweb/serviciosinformacion/Boletines/BMaiz0713.pdf;jsessionid=0953D27D8C95FA24FE79A17340FDEE93</w:t>
        </w:r>
      </w:hyperlink>
      <w:r w:rsidR="00FB5D05" w:rsidRPr="00FB5D05">
        <w:t xml:space="preserve"> (accessed on 2013 September 23).</w:t>
      </w:r>
    </w:p>
    <w:p w14:paraId="2E07CE16" w14:textId="3EF2EFFD" w:rsidR="00FB5D05" w:rsidRPr="00FB5D05" w:rsidRDefault="00FB5D05" w:rsidP="00FB5D05">
      <w:pPr>
        <w:pStyle w:val="EndNoteBibliography"/>
        <w:ind w:left="720" w:hanging="720"/>
      </w:pPr>
      <w:r w:rsidRPr="00FB5D05">
        <w:t>2.</w:t>
      </w:r>
      <w:r w:rsidRPr="00FB5D05">
        <w:tab/>
        <w:t xml:space="preserve">Pioneer. </w:t>
      </w:r>
      <w:r w:rsidRPr="00E22225">
        <w:rPr>
          <w:lang w:val="es-CL"/>
          <w:rPrChange w:id="84" w:author="Nicolás Riveras Muñoz" w:date="2022-10-15T16:56:00Z">
            <w:rPr/>
          </w:rPrChange>
        </w:rPr>
        <w:t xml:space="preserve">Ensayos a potrero para grano: Temporada 2011 – 2012. </w:t>
      </w:r>
      <w:r w:rsidRPr="00FB5D05">
        <w:t xml:space="preserve">Available online: </w:t>
      </w:r>
      <w:hyperlink r:id="rId17" w:history="1">
        <w:r w:rsidRPr="00FB5D05">
          <w:rPr>
            <w:rStyle w:val="Hyperlink"/>
          </w:rPr>
          <w:t>http://www.pioneer.com/CMRoot/International/Chile/Products_and_Services/ens_grano_2012.pdf</w:t>
        </w:r>
      </w:hyperlink>
      <w:r w:rsidRPr="00FB5D05">
        <w:t xml:space="preserve"> (accessed on 2013 October 22).</w:t>
      </w:r>
    </w:p>
    <w:p w14:paraId="317E8A74" w14:textId="77777777" w:rsidR="00FB5D05" w:rsidRPr="00FB5D05" w:rsidRDefault="00FB5D05" w:rsidP="00FB5D05">
      <w:pPr>
        <w:pStyle w:val="EndNoteBibliography"/>
        <w:ind w:left="720" w:hanging="720"/>
      </w:pPr>
      <w:r w:rsidRPr="00FB5D05">
        <w:t>3.</w:t>
      </w:r>
      <w:r w:rsidRPr="00FB5D05">
        <w:tab/>
        <w:t xml:space="preserve">Fischer, T.; Byerlee, D.; Edmeades, G. </w:t>
      </w:r>
      <w:r w:rsidRPr="00FB5D05">
        <w:rPr>
          <w:i/>
        </w:rPr>
        <w:t>Crop Yields and Global Food Security: Will Yield Increase Continue to Feed the World?</w:t>
      </w:r>
      <w:r w:rsidRPr="00FB5D05">
        <w:t>; Australian Centre for International Agricultural Research: 2014.</w:t>
      </w:r>
    </w:p>
    <w:p w14:paraId="761BC683" w14:textId="77777777" w:rsidR="00FB5D05" w:rsidRPr="00FB5D05" w:rsidRDefault="00FB5D05" w:rsidP="00FB5D05">
      <w:pPr>
        <w:pStyle w:val="EndNoteBibliography"/>
        <w:ind w:left="720" w:hanging="720"/>
      </w:pPr>
      <w:r w:rsidRPr="00FB5D05">
        <w:t>4.</w:t>
      </w:r>
      <w:r w:rsidRPr="00FB5D05">
        <w:tab/>
        <w:t xml:space="preserve">Taylor, H.M.; Brar, G.S. Effect of Soil Compaction on Root Development. </w:t>
      </w:r>
      <w:r w:rsidRPr="00FB5D05">
        <w:rPr>
          <w:i/>
        </w:rPr>
        <w:t xml:space="preserve">Soil &amp; Tillage Research </w:t>
      </w:r>
      <w:r w:rsidRPr="00FB5D05">
        <w:rPr>
          <w:b/>
        </w:rPr>
        <w:t>1991</w:t>
      </w:r>
      <w:r w:rsidRPr="00FB5D05">
        <w:t xml:space="preserve">, </w:t>
      </w:r>
      <w:r w:rsidRPr="00FB5D05">
        <w:rPr>
          <w:i/>
        </w:rPr>
        <w:t>19</w:t>
      </w:r>
      <w:r w:rsidRPr="00FB5D05">
        <w:t>, 111-119, doi:10.1016/0167-1987(91)90080-H.</w:t>
      </w:r>
    </w:p>
    <w:p w14:paraId="413C3AB5" w14:textId="77777777" w:rsidR="00FB5D05" w:rsidRPr="00E22225" w:rsidRDefault="00FB5D05" w:rsidP="00FB5D05">
      <w:pPr>
        <w:pStyle w:val="EndNoteBibliography"/>
        <w:ind w:left="720" w:hanging="720"/>
        <w:rPr>
          <w:lang w:val="es-CL"/>
          <w:rPrChange w:id="85" w:author="Nicolás Riveras Muñoz" w:date="2022-10-15T16:56:00Z">
            <w:rPr/>
          </w:rPrChange>
        </w:rPr>
      </w:pPr>
      <w:r w:rsidRPr="00FB5D05">
        <w:t>5.</w:t>
      </w:r>
      <w:r w:rsidRPr="00FB5D05">
        <w:tab/>
        <w:t xml:space="preserve">Hamza, M.A.; Anderson, W.K. Soil compaction in cropping systems - A review of the nature, causes and possible solutions. </w:t>
      </w:r>
      <w:r w:rsidRPr="00E22225">
        <w:rPr>
          <w:i/>
          <w:lang w:val="es-CL"/>
          <w:rPrChange w:id="86" w:author="Nicolás Riveras Muñoz" w:date="2022-10-15T16:56:00Z">
            <w:rPr>
              <w:i/>
            </w:rPr>
          </w:rPrChange>
        </w:rPr>
        <w:t xml:space="preserve">Soil &amp; Tillage Research </w:t>
      </w:r>
      <w:r w:rsidRPr="00E22225">
        <w:rPr>
          <w:b/>
          <w:lang w:val="es-CL"/>
          <w:rPrChange w:id="87" w:author="Nicolás Riveras Muñoz" w:date="2022-10-15T16:56:00Z">
            <w:rPr>
              <w:b/>
            </w:rPr>
          </w:rPrChange>
        </w:rPr>
        <w:t>2005</w:t>
      </w:r>
      <w:r w:rsidRPr="00E22225">
        <w:rPr>
          <w:lang w:val="es-CL"/>
          <w:rPrChange w:id="88" w:author="Nicolás Riveras Muñoz" w:date="2022-10-15T16:56:00Z">
            <w:rPr/>
          </w:rPrChange>
        </w:rPr>
        <w:t xml:space="preserve">, </w:t>
      </w:r>
      <w:r w:rsidRPr="00E22225">
        <w:rPr>
          <w:i/>
          <w:lang w:val="es-CL"/>
          <w:rPrChange w:id="89" w:author="Nicolás Riveras Muñoz" w:date="2022-10-15T16:56:00Z">
            <w:rPr>
              <w:i/>
            </w:rPr>
          </w:rPrChange>
        </w:rPr>
        <w:t>82</w:t>
      </w:r>
      <w:r w:rsidRPr="00E22225">
        <w:rPr>
          <w:lang w:val="es-CL"/>
          <w:rPrChange w:id="90" w:author="Nicolás Riveras Muñoz" w:date="2022-10-15T16:56:00Z">
            <w:rPr/>
          </w:rPrChange>
        </w:rPr>
        <w:t>, 121-145, doi:10.1016/j.still.2004.08.009.</w:t>
      </w:r>
    </w:p>
    <w:p w14:paraId="679C46C4" w14:textId="77777777" w:rsidR="00FB5D05" w:rsidRPr="00E22225" w:rsidRDefault="00FB5D05" w:rsidP="00FB5D05">
      <w:pPr>
        <w:pStyle w:val="EndNoteBibliography"/>
        <w:ind w:left="720" w:hanging="720"/>
        <w:rPr>
          <w:lang w:val="es-CL"/>
          <w:rPrChange w:id="91" w:author="Nicolás Riveras Muñoz" w:date="2022-10-15T16:56:00Z">
            <w:rPr/>
          </w:rPrChange>
        </w:rPr>
      </w:pPr>
      <w:r w:rsidRPr="00E22225">
        <w:rPr>
          <w:lang w:val="es-CL"/>
          <w:rPrChange w:id="92" w:author="Nicolás Riveras Muñoz" w:date="2022-10-15T16:56:00Z">
            <w:rPr/>
          </w:rPrChange>
        </w:rPr>
        <w:t>6.</w:t>
      </w:r>
      <w:r w:rsidRPr="00E22225">
        <w:rPr>
          <w:lang w:val="es-CL"/>
          <w:rPrChange w:id="93" w:author="Nicolás Riveras Muñoz" w:date="2022-10-15T16:56:00Z">
            <w:rPr/>
          </w:rPrChange>
        </w:rPr>
        <w:tab/>
        <w:t xml:space="preserve">Salazar, O.; Rojas, C.; Soto, C. </w:t>
      </w:r>
      <w:r w:rsidRPr="00E22225">
        <w:rPr>
          <w:i/>
          <w:lang w:val="es-CL"/>
          <w:rPrChange w:id="94" w:author="Nicolás Riveras Muñoz" w:date="2022-10-15T16:56:00Z">
            <w:rPr>
              <w:i/>
            </w:rPr>
          </w:rPrChange>
        </w:rPr>
        <w:t>Diagnóstico sectorial y propuesta de producción limpia: productores de maíz de la Región del Libertador Bernardo O´Higgins</w:t>
      </w:r>
      <w:r w:rsidRPr="00E22225">
        <w:rPr>
          <w:lang w:val="es-CL"/>
          <w:rPrChange w:id="95" w:author="Nicolás Riveras Muñoz" w:date="2022-10-15T16:56:00Z">
            <w:rPr/>
          </w:rPrChange>
        </w:rPr>
        <w:t>; Campesina Intercomunal de Peumo (COOPEUMO): 2013.</w:t>
      </w:r>
    </w:p>
    <w:p w14:paraId="398CBC5B" w14:textId="77777777" w:rsidR="00FB5D05" w:rsidRPr="00FB5D05" w:rsidRDefault="00FB5D05" w:rsidP="00FB5D05">
      <w:pPr>
        <w:pStyle w:val="EndNoteBibliography"/>
        <w:ind w:left="720" w:hanging="720"/>
      </w:pPr>
      <w:r w:rsidRPr="00FB5D05">
        <w:t>7.</w:t>
      </w:r>
      <w:r w:rsidRPr="00FB5D05">
        <w:tab/>
        <w:t xml:space="preserve">Seitz, S.; Prasuhn, V.; Scholten, T. Controlling Soil Erosion Using No-Till Farming Systems. In </w:t>
      </w:r>
      <w:r w:rsidRPr="00FB5D05">
        <w:rPr>
          <w:i/>
        </w:rPr>
        <w:t>No-till Farming Systems for Sustainable Agriculture</w:t>
      </w:r>
      <w:r w:rsidRPr="00FB5D05">
        <w:t>; Springer: 2020; pp. 195-211.</w:t>
      </w:r>
    </w:p>
    <w:p w14:paraId="2978E57F" w14:textId="77777777" w:rsidR="00FB5D05" w:rsidRPr="00FB5D05" w:rsidRDefault="00FB5D05" w:rsidP="00FB5D05">
      <w:pPr>
        <w:pStyle w:val="EndNoteBibliography"/>
        <w:ind w:left="720" w:hanging="720"/>
      </w:pPr>
      <w:r w:rsidRPr="00FB5D05">
        <w:t>8.</w:t>
      </w:r>
      <w:r w:rsidRPr="00FB5D05">
        <w:tab/>
        <w:t xml:space="preserve">Hausherr Lüder, R.-M.; Qin, R.; Richner, W.; Stamp, P.; Streit, B.; Noulas, C. Effect of Tillage Systems on Spatial Variation in Soil Chemical Properties and Winter Wheat (Triticum aestivum L.) Performance in Small Fields. </w:t>
      </w:r>
      <w:r w:rsidRPr="00FB5D05">
        <w:rPr>
          <w:i/>
        </w:rPr>
        <w:t xml:space="preserve">Agronomy </w:t>
      </w:r>
      <w:r w:rsidRPr="00FB5D05">
        <w:rPr>
          <w:b/>
        </w:rPr>
        <w:t>2019</w:t>
      </w:r>
      <w:r w:rsidRPr="00FB5D05">
        <w:t xml:space="preserve">, </w:t>
      </w:r>
      <w:r w:rsidRPr="00FB5D05">
        <w:rPr>
          <w:i/>
        </w:rPr>
        <w:t>9</w:t>
      </w:r>
      <w:r w:rsidRPr="00FB5D05">
        <w:t>, 182, doi:10.3390/agronomy9040182.</w:t>
      </w:r>
    </w:p>
    <w:p w14:paraId="79624658" w14:textId="77777777" w:rsidR="00FB5D05" w:rsidRPr="00FB5D05" w:rsidRDefault="00FB5D05" w:rsidP="00FB5D05">
      <w:pPr>
        <w:pStyle w:val="EndNoteBibliography"/>
        <w:ind w:left="720" w:hanging="720"/>
      </w:pPr>
      <w:r w:rsidRPr="00FB5D05">
        <w:t>9.</w:t>
      </w:r>
      <w:r w:rsidRPr="00FB5D05">
        <w:tab/>
        <w:t xml:space="preserve">Seguel, O.; Diaz, D.; Acevedo, E.; Silva, P.; Homer, I.; Seitz, S. Hydraulic Conductivity in a Soil Cultivated with Wheat-Rapeseed Rotation Under Two Tillage Systems. </w:t>
      </w:r>
      <w:r w:rsidRPr="00FB5D05">
        <w:rPr>
          <w:i/>
        </w:rPr>
        <w:t xml:space="preserve">Journal of Soil Science and Plant Nutrition </w:t>
      </w:r>
      <w:r w:rsidRPr="00FB5D05">
        <w:rPr>
          <w:b/>
        </w:rPr>
        <w:t>2020</w:t>
      </w:r>
      <w:r w:rsidRPr="00FB5D05">
        <w:t>, doi:10.1007/s42729-020-00296-w.</w:t>
      </w:r>
    </w:p>
    <w:p w14:paraId="74102A4E" w14:textId="77777777" w:rsidR="00FB5D05" w:rsidRPr="00E22225" w:rsidRDefault="00FB5D05" w:rsidP="00FB5D05">
      <w:pPr>
        <w:pStyle w:val="EndNoteBibliography"/>
        <w:ind w:left="720" w:hanging="720"/>
        <w:rPr>
          <w:lang w:val="es-CL"/>
          <w:rPrChange w:id="96" w:author="Nicolás Riveras Muñoz" w:date="2022-10-15T16:56:00Z">
            <w:rPr/>
          </w:rPrChange>
        </w:rPr>
      </w:pPr>
      <w:r w:rsidRPr="00E22225">
        <w:rPr>
          <w:lang w:val="es-CL"/>
          <w:rPrChange w:id="97" w:author="Nicolás Riveras Muñoz" w:date="2022-10-15T16:56:00Z">
            <w:rPr/>
          </w:rPrChange>
        </w:rPr>
        <w:t>10.</w:t>
      </w:r>
      <w:r w:rsidRPr="00E22225">
        <w:rPr>
          <w:lang w:val="es-CL"/>
          <w:rPrChange w:id="98" w:author="Nicolás Riveras Muñoz" w:date="2022-10-15T16:56:00Z">
            <w:rPr/>
          </w:rPrChange>
        </w:rPr>
        <w:tab/>
        <w:t xml:space="preserve">Nissen, J.; Quiroz, C.; Seguel, O.; Mac Donald, R.; Ellies, A. Flujo Hídrico no Saturado en Andisoles. </w:t>
      </w:r>
      <w:r w:rsidRPr="00E22225">
        <w:rPr>
          <w:i/>
          <w:lang w:val="es-CL"/>
          <w:rPrChange w:id="99" w:author="Nicolás Riveras Muñoz" w:date="2022-10-15T16:56:00Z">
            <w:rPr>
              <w:i/>
            </w:rPr>
          </w:rPrChange>
        </w:rPr>
        <w:t xml:space="preserve">Revista de la ciencia del suelo y nutrición vegetal </w:t>
      </w:r>
      <w:r w:rsidRPr="00E22225">
        <w:rPr>
          <w:b/>
          <w:lang w:val="es-CL"/>
          <w:rPrChange w:id="100" w:author="Nicolás Riveras Muñoz" w:date="2022-10-15T16:56:00Z">
            <w:rPr>
              <w:b/>
            </w:rPr>
          </w:rPrChange>
        </w:rPr>
        <w:t>2006</w:t>
      </w:r>
      <w:r w:rsidRPr="00E22225">
        <w:rPr>
          <w:lang w:val="es-CL"/>
          <w:rPrChange w:id="101" w:author="Nicolás Riveras Muñoz" w:date="2022-10-15T16:56:00Z">
            <w:rPr/>
          </w:rPrChange>
        </w:rPr>
        <w:t xml:space="preserve">, </w:t>
      </w:r>
      <w:r w:rsidRPr="00E22225">
        <w:rPr>
          <w:i/>
          <w:lang w:val="es-CL"/>
          <w:rPrChange w:id="102" w:author="Nicolás Riveras Muñoz" w:date="2022-10-15T16:56:00Z">
            <w:rPr>
              <w:i/>
            </w:rPr>
          </w:rPrChange>
        </w:rPr>
        <w:t>6</w:t>
      </w:r>
      <w:r w:rsidRPr="00E22225">
        <w:rPr>
          <w:lang w:val="es-CL"/>
          <w:rPrChange w:id="103" w:author="Nicolás Riveras Muñoz" w:date="2022-10-15T16:56:00Z">
            <w:rPr/>
          </w:rPrChange>
        </w:rPr>
        <w:t xml:space="preserve">, 9-19, doi:10.4067/S0718-27912006000100003 </w:t>
      </w:r>
    </w:p>
    <w:p w14:paraId="036AE431" w14:textId="77777777" w:rsidR="00FB5D05" w:rsidRPr="00FB5D05" w:rsidRDefault="00FB5D05" w:rsidP="00FB5D05">
      <w:pPr>
        <w:pStyle w:val="EndNoteBibliography"/>
        <w:ind w:left="720" w:hanging="720"/>
      </w:pPr>
      <w:r w:rsidRPr="00FB5D05">
        <w:t>11.</w:t>
      </w:r>
      <w:r w:rsidRPr="00FB5D05">
        <w:tab/>
        <w:t xml:space="preserve">Warrick, A.W. </w:t>
      </w:r>
      <w:r w:rsidRPr="00FB5D05">
        <w:rPr>
          <w:i/>
        </w:rPr>
        <w:t>Soil physics companion</w:t>
      </w:r>
      <w:r w:rsidRPr="00FB5D05">
        <w:t>; CRC press: 2001.</w:t>
      </w:r>
    </w:p>
    <w:p w14:paraId="79842BCC" w14:textId="77777777" w:rsidR="00FB5D05" w:rsidRPr="00FB5D05" w:rsidRDefault="00FB5D05" w:rsidP="00FB5D05">
      <w:pPr>
        <w:pStyle w:val="EndNoteBibliography"/>
        <w:ind w:left="720" w:hanging="720"/>
      </w:pPr>
      <w:r w:rsidRPr="00FB5D05">
        <w:t>12.</w:t>
      </w:r>
      <w:r w:rsidRPr="00FB5D05">
        <w:tab/>
        <w:t xml:space="preserve">Piccolo, A.; Mbagwu, J.S.C. Role of hydrophobic components of soil organic matter in soil aggregate stability. </w:t>
      </w:r>
      <w:r w:rsidRPr="00FB5D05">
        <w:rPr>
          <w:i/>
        </w:rPr>
        <w:t xml:space="preserve">Soil Science Society of America Journal </w:t>
      </w:r>
      <w:r w:rsidRPr="00FB5D05">
        <w:rPr>
          <w:b/>
        </w:rPr>
        <w:t>1999</w:t>
      </w:r>
      <w:r w:rsidRPr="00FB5D05">
        <w:t xml:space="preserve">, </w:t>
      </w:r>
      <w:r w:rsidRPr="00FB5D05">
        <w:rPr>
          <w:i/>
        </w:rPr>
        <w:t>63</w:t>
      </w:r>
      <w:r w:rsidRPr="00FB5D05">
        <w:t>, 1801-1810, doi:DOI 10.2136/sssaj1999.6361801x.</w:t>
      </w:r>
    </w:p>
    <w:p w14:paraId="2DD5015F" w14:textId="77777777" w:rsidR="00FB5D05" w:rsidRPr="00FB5D05" w:rsidRDefault="00FB5D05" w:rsidP="00FB5D05">
      <w:pPr>
        <w:pStyle w:val="EndNoteBibliography"/>
        <w:ind w:left="720" w:hanging="720"/>
      </w:pPr>
      <w:r w:rsidRPr="00FB5D05">
        <w:t>13.</w:t>
      </w:r>
      <w:r w:rsidRPr="00FB5D05">
        <w:tab/>
        <w:t xml:space="preserve">Urbanek, E.; Hallett, P.; Feeney, D.; Horn, R. Water repellency and distribution of hydrophilic and hydrophobic compounds in soil aggregates from different tillage systems. </w:t>
      </w:r>
      <w:r w:rsidRPr="00FB5D05">
        <w:rPr>
          <w:i/>
        </w:rPr>
        <w:t xml:space="preserve">Geoderma </w:t>
      </w:r>
      <w:r w:rsidRPr="00FB5D05">
        <w:rPr>
          <w:b/>
        </w:rPr>
        <w:t>2007</w:t>
      </w:r>
      <w:r w:rsidRPr="00FB5D05">
        <w:t xml:space="preserve">, </w:t>
      </w:r>
      <w:r w:rsidRPr="00FB5D05">
        <w:rPr>
          <w:i/>
        </w:rPr>
        <w:t>140</w:t>
      </w:r>
      <w:r w:rsidRPr="00FB5D05">
        <w:t>, 147-155, doi:10.1016/j.geoderma.2007.04.001.</w:t>
      </w:r>
    </w:p>
    <w:p w14:paraId="76DD2BD9" w14:textId="77777777" w:rsidR="00FB5D05" w:rsidRPr="00FB5D05" w:rsidRDefault="00FB5D05" w:rsidP="00FB5D05">
      <w:pPr>
        <w:pStyle w:val="EndNoteBibliography"/>
        <w:ind w:left="720" w:hanging="720"/>
      </w:pPr>
      <w:r w:rsidRPr="00FB5D05">
        <w:t>14.</w:t>
      </w:r>
      <w:r w:rsidRPr="00FB5D05">
        <w:tab/>
        <w:t>Hallett, P. An introduction to soil water repellency. In Proceedings of the 8th International Symposium on Adjuvants for Agrochemicals (ISAA2007), Columbus, Ohio, USA Aug 6–9, 2007; p. 13.</w:t>
      </w:r>
    </w:p>
    <w:p w14:paraId="6AFDDE92" w14:textId="77777777" w:rsidR="00FB5D05" w:rsidRPr="00E22225" w:rsidRDefault="00FB5D05" w:rsidP="00FB5D05">
      <w:pPr>
        <w:pStyle w:val="EndNoteBibliography"/>
        <w:ind w:left="720" w:hanging="720"/>
        <w:rPr>
          <w:lang w:val="es-CL"/>
          <w:rPrChange w:id="104" w:author="Nicolás Riveras Muñoz" w:date="2022-10-15T16:56:00Z">
            <w:rPr/>
          </w:rPrChange>
        </w:rPr>
      </w:pPr>
      <w:r w:rsidRPr="00E22225">
        <w:rPr>
          <w:lang w:val="es-CL"/>
          <w:rPrChange w:id="105" w:author="Nicolás Riveras Muñoz" w:date="2022-10-15T16:56:00Z">
            <w:rPr/>
          </w:rPrChange>
        </w:rPr>
        <w:t>15.</w:t>
      </w:r>
      <w:r w:rsidRPr="00E22225">
        <w:rPr>
          <w:lang w:val="es-CL"/>
          <w:rPrChange w:id="106" w:author="Nicolás Riveras Muñoz" w:date="2022-10-15T16:56:00Z">
            <w:rPr/>
          </w:rPrChange>
        </w:rPr>
        <w:tab/>
        <w:t xml:space="preserve">Cuevas Becerra, J. Efecto de la materia orgánica y el manejo sobre la hidrofobicidad de suelos volcánicos. </w:t>
      </w:r>
      <w:r w:rsidRPr="00E22225">
        <w:rPr>
          <w:i/>
          <w:lang w:val="es-CL"/>
          <w:rPrChange w:id="107" w:author="Nicolás Riveras Muñoz" w:date="2022-10-15T16:56:00Z">
            <w:rPr>
              <w:i/>
            </w:rPr>
          </w:rPrChange>
        </w:rPr>
        <w:t xml:space="preserve">Revista de la ciencia del suelo y nutrición vegetal </w:t>
      </w:r>
      <w:r w:rsidRPr="00E22225">
        <w:rPr>
          <w:b/>
          <w:lang w:val="es-CL"/>
          <w:rPrChange w:id="108" w:author="Nicolás Riveras Muñoz" w:date="2022-10-15T16:56:00Z">
            <w:rPr>
              <w:b/>
            </w:rPr>
          </w:rPrChange>
        </w:rPr>
        <w:t>2006</w:t>
      </w:r>
      <w:r w:rsidRPr="00E22225">
        <w:rPr>
          <w:lang w:val="es-CL"/>
          <w:rPrChange w:id="109" w:author="Nicolás Riveras Muñoz" w:date="2022-10-15T16:56:00Z">
            <w:rPr/>
          </w:rPrChange>
        </w:rPr>
        <w:t xml:space="preserve">, </w:t>
      </w:r>
      <w:r w:rsidRPr="00E22225">
        <w:rPr>
          <w:i/>
          <w:lang w:val="es-CL"/>
          <w:rPrChange w:id="110" w:author="Nicolás Riveras Muñoz" w:date="2022-10-15T16:56:00Z">
            <w:rPr>
              <w:i/>
            </w:rPr>
          </w:rPrChange>
        </w:rPr>
        <w:t>6</w:t>
      </w:r>
      <w:r w:rsidRPr="00E22225">
        <w:rPr>
          <w:lang w:val="es-CL"/>
          <w:rPrChange w:id="111" w:author="Nicolás Riveras Muñoz" w:date="2022-10-15T16:56:00Z">
            <w:rPr/>
          </w:rPrChange>
        </w:rPr>
        <w:t xml:space="preserve">, 13-27, doi:10.4067/S0718-27912006000200002 </w:t>
      </w:r>
    </w:p>
    <w:p w14:paraId="30D1F058" w14:textId="77777777" w:rsidR="00FB5D05" w:rsidRPr="00FB5D05" w:rsidRDefault="00FB5D05" w:rsidP="00FB5D05">
      <w:pPr>
        <w:pStyle w:val="EndNoteBibliography"/>
        <w:ind w:left="720" w:hanging="720"/>
      </w:pPr>
      <w:r w:rsidRPr="00FB5D05">
        <w:t>16.</w:t>
      </w:r>
      <w:r w:rsidRPr="00FB5D05">
        <w:tab/>
        <w:t xml:space="preserve">Horton, R.; Ankeny, M.; Allmaras, R. Effects of compaction on soil hydraulic properties. In </w:t>
      </w:r>
      <w:r w:rsidRPr="00FB5D05">
        <w:rPr>
          <w:i/>
        </w:rPr>
        <w:t>Developments in agricultural engineering</w:t>
      </w:r>
      <w:r w:rsidRPr="00FB5D05">
        <w:t>; Elsevier: 1994; Volume 11, pp. 141-165.</w:t>
      </w:r>
    </w:p>
    <w:p w14:paraId="18AA9AC1" w14:textId="77777777" w:rsidR="00FB5D05" w:rsidRPr="00E22225" w:rsidRDefault="00FB5D05" w:rsidP="00FB5D05">
      <w:pPr>
        <w:pStyle w:val="EndNoteBibliography"/>
        <w:ind w:left="720" w:hanging="720"/>
        <w:rPr>
          <w:lang w:val="es-CL"/>
          <w:rPrChange w:id="112" w:author="Nicolás Riveras Muñoz" w:date="2022-10-15T16:56:00Z">
            <w:rPr/>
          </w:rPrChange>
        </w:rPr>
      </w:pPr>
      <w:r w:rsidRPr="00FB5D05">
        <w:t>17.</w:t>
      </w:r>
      <w:r w:rsidRPr="00FB5D05">
        <w:tab/>
        <w:t xml:space="preserve">Buczko, U.; Bens, O. Assessing soil hydrophobicity and its variability through the soil profile using two different methods. </w:t>
      </w:r>
      <w:r w:rsidRPr="00E22225">
        <w:rPr>
          <w:i/>
          <w:lang w:val="es-CL"/>
          <w:rPrChange w:id="113" w:author="Nicolás Riveras Muñoz" w:date="2022-10-15T16:56:00Z">
            <w:rPr>
              <w:i/>
            </w:rPr>
          </w:rPrChange>
        </w:rPr>
        <w:t xml:space="preserve">Soil Science Society of America Journal </w:t>
      </w:r>
      <w:r w:rsidRPr="00E22225">
        <w:rPr>
          <w:b/>
          <w:lang w:val="es-CL"/>
          <w:rPrChange w:id="114" w:author="Nicolás Riveras Muñoz" w:date="2022-10-15T16:56:00Z">
            <w:rPr>
              <w:b/>
            </w:rPr>
          </w:rPrChange>
        </w:rPr>
        <w:t>2006</w:t>
      </w:r>
      <w:r w:rsidRPr="00E22225">
        <w:rPr>
          <w:lang w:val="es-CL"/>
          <w:rPrChange w:id="115" w:author="Nicolás Riveras Muñoz" w:date="2022-10-15T16:56:00Z">
            <w:rPr/>
          </w:rPrChange>
        </w:rPr>
        <w:t xml:space="preserve">, </w:t>
      </w:r>
      <w:r w:rsidRPr="00E22225">
        <w:rPr>
          <w:i/>
          <w:lang w:val="es-CL"/>
          <w:rPrChange w:id="116" w:author="Nicolás Riveras Muñoz" w:date="2022-10-15T16:56:00Z">
            <w:rPr>
              <w:i/>
            </w:rPr>
          </w:rPrChange>
        </w:rPr>
        <w:t>70</w:t>
      </w:r>
      <w:r w:rsidRPr="00E22225">
        <w:rPr>
          <w:lang w:val="es-CL"/>
          <w:rPrChange w:id="117" w:author="Nicolás Riveras Muñoz" w:date="2022-10-15T16:56:00Z">
            <w:rPr/>
          </w:rPrChange>
        </w:rPr>
        <w:t>, 718-727, doi:10.2136/sssaj2005.0183.</w:t>
      </w:r>
    </w:p>
    <w:p w14:paraId="3240455B" w14:textId="77777777" w:rsidR="00FB5D05" w:rsidRPr="00E22225" w:rsidRDefault="00FB5D05" w:rsidP="00FB5D05">
      <w:pPr>
        <w:pStyle w:val="EndNoteBibliography"/>
        <w:ind w:left="720" w:hanging="720"/>
        <w:rPr>
          <w:lang w:val="es-CL"/>
          <w:rPrChange w:id="118" w:author="Nicolás Riveras Muñoz" w:date="2022-10-15T16:56:00Z">
            <w:rPr/>
          </w:rPrChange>
        </w:rPr>
      </w:pPr>
      <w:r w:rsidRPr="00E22225">
        <w:rPr>
          <w:lang w:val="es-CL"/>
          <w:rPrChange w:id="119" w:author="Nicolás Riveras Muñoz" w:date="2022-10-15T16:56:00Z">
            <w:rPr/>
          </w:rPrChange>
        </w:rPr>
        <w:t>18.</w:t>
      </w:r>
      <w:r w:rsidRPr="00E22225">
        <w:rPr>
          <w:lang w:val="es-CL"/>
          <w:rPrChange w:id="120" w:author="Nicolás Riveras Muñoz" w:date="2022-10-15T16:56:00Z">
            <w:rPr/>
          </w:rPrChange>
        </w:rPr>
        <w:tab/>
        <w:t xml:space="preserve">CIREN. </w:t>
      </w:r>
      <w:r w:rsidRPr="00E22225">
        <w:rPr>
          <w:i/>
          <w:lang w:val="es-CL"/>
          <w:rPrChange w:id="121" w:author="Nicolás Riveras Muñoz" w:date="2022-10-15T16:56:00Z">
            <w:rPr>
              <w:i/>
            </w:rPr>
          </w:rPrChange>
        </w:rPr>
        <w:t>Estudio agrológico VI Región : descripción de suelos materiales y símbolos. (Pub. CIREN N°114)</w:t>
      </w:r>
      <w:r w:rsidRPr="00E22225">
        <w:rPr>
          <w:lang w:val="es-CL"/>
          <w:rPrChange w:id="122" w:author="Nicolás Riveras Muñoz" w:date="2022-10-15T16:56:00Z">
            <w:rPr/>
          </w:rPrChange>
        </w:rPr>
        <w:t>; Centro de Información de Recursos Naturales: Santiago, Chile, 1996; p. 570.</w:t>
      </w:r>
    </w:p>
    <w:p w14:paraId="59A7F54E" w14:textId="77777777" w:rsidR="00FB5D05" w:rsidRPr="00E22225" w:rsidRDefault="00FB5D05" w:rsidP="00FB5D05">
      <w:pPr>
        <w:pStyle w:val="EndNoteBibliography"/>
        <w:ind w:left="720" w:hanging="720"/>
        <w:rPr>
          <w:lang w:val="es-CL"/>
          <w:rPrChange w:id="123" w:author="Nicolás Riveras Muñoz" w:date="2022-10-15T16:56:00Z">
            <w:rPr/>
          </w:rPrChange>
        </w:rPr>
      </w:pPr>
      <w:r w:rsidRPr="00FB5D05">
        <w:lastRenderedPageBreak/>
        <w:t>19.</w:t>
      </w:r>
      <w:r w:rsidRPr="00FB5D05">
        <w:tab/>
        <w:t xml:space="preserve">Salazar, O.; Vargas, J.; Najera, F.; Seguel, O.; Casanova, M. Monitoring of nitrate leaching during flush flooding events in a coarse-textured floodplain soil. </w:t>
      </w:r>
      <w:r w:rsidRPr="00E22225">
        <w:rPr>
          <w:i/>
          <w:lang w:val="es-CL"/>
          <w:rPrChange w:id="124" w:author="Nicolás Riveras Muñoz" w:date="2022-10-15T16:56:00Z">
            <w:rPr>
              <w:i/>
            </w:rPr>
          </w:rPrChange>
        </w:rPr>
        <w:t xml:space="preserve">Agricultural Water Management </w:t>
      </w:r>
      <w:r w:rsidRPr="00E22225">
        <w:rPr>
          <w:b/>
          <w:lang w:val="es-CL"/>
          <w:rPrChange w:id="125" w:author="Nicolás Riveras Muñoz" w:date="2022-10-15T16:56:00Z">
            <w:rPr>
              <w:b/>
            </w:rPr>
          </w:rPrChange>
        </w:rPr>
        <w:t>2014</w:t>
      </w:r>
      <w:r w:rsidRPr="00E22225">
        <w:rPr>
          <w:lang w:val="es-CL"/>
          <w:rPrChange w:id="126" w:author="Nicolás Riveras Muñoz" w:date="2022-10-15T16:56:00Z">
            <w:rPr/>
          </w:rPrChange>
        </w:rPr>
        <w:t xml:space="preserve">, </w:t>
      </w:r>
      <w:r w:rsidRPr="00E22225">
        <w:rPr>
          <w:i/>
          <w:lang w:val="es-CL"/>
          <w:rPrChange w:id="127" w:author="Nicolás Riveras Muñoz" w:date="2022-10-15T16:56:00Z">
            <w:rPr>
              <w:i/>
            </w:rPr>
          </w:rPrChange>
        </w:rPr>
        <w:t>146</w:t>
      </w:r>
      <w:r w:rsidRPr="00E22225">
        <w:rPr>
          <w:lang w:val="es-CL"/>
          <w:rPrChange w:id="128" w:author="Nicolás Riveras Muñoz" w:date="2022-10-15T16:56:00Z">
            <w:rPr/>
          </w:rPrChange>
        </w:rPr>
        <w:t>, 218-227, doi:10.1016/j.agwat.2014.08.014.</w:t>
      </w:r>
    </w:p>
    <w:p w14:paraId="4B36811C" w14:textId="77777777" w:rsidR="00FB5D05" w:rsidRPr="00E22225" w:rsidRDefault="00FB5D05" w:rsidP="00FB5D05">
      <w:pPr>
        <w:pStyle w:val="EndNoteBibliography"/>
        <w:ind w:left="720" w:hanging="720"/>
        <w:rPr>
          <w:lang w:val="es-CL"/>
          <w:rPrChange w:id="129" w:author="Nicolás Riveras Muñoz" w:date="2022-10-15T16:56:00Z">
            <w:rPr/>
          </w:rPrChange>
        </w:rPr>
      </w:pPr>
      <w:r w:rsidRPr="00E22225">
        <w:rPr>
          <w:lang w:val="es-CL"/>
          <w:rPrChange w:id="130" w:author="Nicolás Riveras Muñoz" w:date="2022-10-15T16:56:00Z">
            <w:rPr/>
          </w:rPrChange>
        </w:rPr>
        <w:t>20.</w:t>
      </w:r>
      <w:r w:rsidRPr="00E22225">
        <w:rPr>
          <w:lang w:val="es-CL"/>
          <w:rPrChange w:id="131" w:author="Nicolás Riveras Muñoz" w:date="2022-10-15T16:56:00Z">
            <w:rPr/>
          </w:rPrChange>
        </w:rPr>
        <w:tab/>
        <w:t xml:space="preserve">Uribe, J.; Cabrera, R.; de la Fuente, A.; Paneque, M. </w:t>
      </w:r>
      <w:r w:rsidRPr="00E22225">
        <w:rPr>
          <w:i/>
          <w:lang w:val="es-CL"/>
          <w:rPrChange w:id="132" w:author="Nicolás Riveras Muñoz" w:date="2022-10-15T16:56:00Z">
            <w:rPr>
              <w:i/>
            </w:rPr>
          </w:rPrChange>
        </w:rPr>
        <w:t>Atlas Bioclimático de Chile</w:t>
      </w:r>
      <w:r w:rsidRPr="00E22225">
        <w:rPr>
          <w:lang w:val="es-CL"/>
          <w:rPrChange w:id="133" w:author="Nicolás Riveras Muñoz" w:date="2022-10-15T16:56:00Z">
            <w:rPr/>
          </w:rPrChange>
        </w:rPr>
        <w:t>; 2012.</w:t>
      </w:r>
    </w:p>
    <w:p w14:paraId="4289B16E" w14:textId="177FA3E0" w:rsidR="00FB5D05" w:rsidRPr="00FB5D05" w:rsidRDefault="00FB5D05" w:rsidP="00FB5D05">
      <w:pPr>
        <w:pStyle w:val="EndNoteBibliography"/>
        <w:ind w:left="720" w:hanging="720"/>
      </w:pPr>
      <w:r w:rsidRPr="00FB5D05">
        <w:t>21.</w:t>
      </w:r>
      <w:r w:rsidRPr="00FB5D05">
        <w:tab/>
        <w:t xml:space="preserve">Salazar, O.; Vargas, J.; Nájera, F.; Seguel, O.; Casanova, M. Monitoring of nitrate leaching during flush flooding events in a coarse-textured floodplain soil. </w:t>
      </w:r>
      <w:r w:rsidRPr="00FB5D05">
        <w:rPr>
          <w:i/>
        </w:rPr>
        <w:t xml:space="preserve">Agricultural Water Management </w:t>
      </w:r>
      <w:r w:rsidRPr="00FB5D05">
        <w:rPr>
          <w:b/>
        </w:rPr>
        <w:t>2014</w:t>
      </w:r>
      <w:r w:rsidRPr="00FB5D05">
        <w:t xml:space="preserve">, </w:t>
      </w:r>
      <w:r w:rsidRPr="00FB5D05">
        <w:rPr>
          <w:i/>
        </w:rPr>
        <w:t>146</w:t>
      </w:r>
      <w:r w:rsidRPr="00FB5D05">
        <w:t>, 218-227, doi:</w:t>
      </w:r>
      <w:hyperlink r:id="rId18" w:history="1">
        <w:r w:rsidRPr="00FB5D05">
          <w:rPr>
            <w:rStyle w:val="Hyperlink"/>
          </w:rPr>
          <w:t>https://doi.org/10.1016/j.agwat.2014.08.014</w:t>
        </w:r>
      </w:hyperlink>
      <w:r w:rsidRPr="00FB5D05">
        <w:t>.</w:t>
      </w:r>
    </w:p>
    <w:p w14:paraId="4FE51303" w14:textId="77777777" w:rsidR="00FB5D05" w:rsidRPr="00E22225" w:rsidRDefault="00FB5D05" w:rsidP="00FB5D05">
      <w:pPr>
        <w:pStyle w:val="EndNoteBibliography"/>
        <w:ind w:left="720" w:hanging="720"/>
        <w:rPr>
          <w:lang w:val="es-CL"/>
          <w:rPrChange w:id="134" w:author="Nicolás Riveras Muñoz" w:date="2022-10-15T16:56:00Z">
            <w:rPr/>
          </w:rPrChange>
        </w:rPr>
      </w:pPr>
      <w:r w:rsidRPr="00FB5D05">
        <w:t>22.</w:t>
      </w:r>
      <w:r w:rsidRPr="00FB5D05">
        <w:tab/>
        <w:t xml:space="preserve">Salazar, O.; Najera, F.; Tapia, W.; Casanova, M. Evaluation of the DAISY model for predicting nitrogen leaching in coarse-textured soils cropped with maize in the Mediterranean zone of Chile. </w:t>
      </w:r>
      <w:r w:rsidRPr="00E22225">
        <w:rPr>
          <w:i/>
          <w:lang w:val="es-CL"/>
          <w:rPrChange w:id="135" w:author="Nicolás Riveras Muñoz" w:date="2022-10-15T16:56:00Z">
            <w:rPr>
              <w:i/>
            </w:rPr>
          </w:rPrChange>
        </w:rPr>
        <w:t xml:space="preserve">Agricultural Water Management </w:t>
      </w:r>
      <w:r w:rsidRPr="00E22225">
        <w:rPr>
          <w:b/>
          <w:lang w:val="es-CL"/>
          <w:rPrChange w:id="136" w:author="Nicolás Riveras Muñoz" w:date="2022-10-15T16:56:00Z">
            <w:rPr>
              <w:b/>
            </w:rPr>
          </w:rPrChange>
        </w:rPr>
        <w:t>2017</w:t>
      </w:r>
      <w:r w:rsidRPr="00E22225">
        <w:rPr>
          <w:lang w:val="es-CL"/>
          <w:rPrChange w:id="137" w:author="Nicolás Riveras Muñoz" w:date="2022-10-15T16:56:00Z">
            <w:rPr/>
          </w:rPrChange>
        </w:rPr>
        <w:t xml:space="preserve">, </w:t>
      </w:r>
      <w:r w:rsidRPr="00E22225">
        <w:rPr>
          <w:i/>
          <w:lang w:val="es-CL"/>
          <w:rPrChange w:id="138" w:author="Nicolás Riveras Muñoz" w:date="2022-10-15T16:56:00Z">
            <w:rPr>
              <w:i/>
            </w:rPr>
          </w:rPrChange>
        </w:rPr>
        <w:t>182</w:t>
      </w:r>
      <w:r w:rsidRPr="00E22225">
        <w:rPr>
          <w:lang w:val="es-CL"/>
          <w:rPrChange w:id="139" w:author="Nicolás Riveras Muñoz" w:date="2022-10-15T16:56:00Z">
            <w:rPr/>
          </w:rPrChange>
        </w:rPr>
        <w:t>, 77-86, doi:10.1016/j.agwat.2016.12.005.</w:t>
      </w:r>
    </w:p>
    <w:p w14:paraId="140F3BEF" w14:textId="77777777" w:rsidR="00FB5D05" w:rsidRPr="00E22225" w:rsidRDefault="00FB5D05" w:rsidP="00FB5D05">
      <w:pPr>
        <w:pStyle w:val="EndNoteBibliography"/>
        <w:ind w:left="720" w:hanging="720"/>
        <w:rPr>
          <w:lang w:val="es-CL"/>
          <w:rPrChange w:id="140" w:author="Nicolás Riveras Muñoz" w:date="2022-10-15T16:56:00Z">
            <w:rPr/>
          </w:rPrChange>
        </w:rPr>
      </w:pPr>
      <w:r w:rsidRPr="00E22225">
        <w:rPr>
          <w:lang w:val="es-CL"/>
          <w:rPrChange w:id="141" w:author="Nicolás Riveras Muñoz" w:date="2022-10-15T16:56:00Z">
            <w:rPr/>
          </w:rPrChange>
        </w:rPr>
        <w:t>23.</w:t>
      </w:r>
      <w:r w:rsidRPr="00E22225">
        <w:rPr>
          <w:lang w:val="es-CL"/>
          <w:rPrChange w:id="142" w:author="Nicolás Riveras Muñoz" w:date="2022-10-15T16:56:00Z">
            <w:rPr/>
          </w:rPrChange>
        </w:rPr>
        <w:tab/>
        <w:t xml:space="preserve">Sandoval, M.; Dörner, J.; Seguel, O.; Cuevas, J.; Rivera, D. </w:t>
      </w:r>
      <w:r w:rsidRPr="00E22225">
        <w:rPr>
          <w:i/>
          <w:lang w:val="es-CL"/>
          <w:rPrChange w:id="143" w:author="Nicolás Riveras Muñoz" w:date="2022-10-15T16:56:00Z">
            <w:rPr>
              <w:i/>
            </w:rPr>
          </w:rPrChange>
        </w:rPr>
        <w:t>Métodos de análisis físicos de suelos</w:t>
      </w:r>
      <w:r w:rsidRPr="00E22225">
        <w:rPr>
          <w:lang w:val="es-CL"/>
          <w:rPrChange w:id="144" w:author="Nicolás Riveras Muñoz" w:date="2022-10-15T16:56:00Z">
            <w:rPr/>
          </w:rPrChange>
        </w:rPr>
        <w:t>; 2012.</w:t>
      </w:r>
    </w:p>
    <w:p w14:paraId="1097BA1E" w14:textId="77777777" w:rsidR="00FB5D05" w:rsidRPr="00E22225" w:rsidRDefault="00FB5D05" w:rsidP="00FB5D05">
      <w:pPr>
        <w:pStyle w:val="EndNoteBibliography"/>
        <w:ind w:left="720" w:hanging="720"/>
        <w:rPr>
          <w:lang w:val="es-CL"/>
          <w:rPrChange w:id="145" w:author="Nicolás Riveras Muñoz" w:date="2022-10-15T16:56:00Z">
            <w:rPr/>
          </w:rPrChange>
        </w:rPr>
      </w:pPr>
      <w:r w:rsidRPr="00E22225">
        <w:rPr>
          <w:lang w:val="es-CL"/>
          <w:rPrChange w:id="146" w:author="Nicolás Riveras Muñoz" w:date="2022-10-15T16:56:00Z">
            <w:rPr/>
          </w:rPrChange>
        </w:rPr>
        <w:t>24.</w:t>
      </w:r>
      <w:r w:rsidRPr="00E22225">
        <w:rPr>
          <w:lang w:val="es-CL"/>
          <w:rPrChange w:id="147" w:author="Nicolás Riveras Muñoz" w:date="2022-10-15T16:56:00Z">
            <w:rPr/>
          </w:rPrChange>
        </w:rPr>
        <w:tab/>
        <w:t xml:space="preserve">Sadzawka, A.; Carrasco, M.A.; Grez, R.; Mora, M.; Flores, H.; Neaman, A. Métodos de análisis recomendados para los suelos chilenos. </w:t>
      </w:r>
      <w:r w:rsidRPr="00E22225">
        <w:rPr>
          <w:i/>
          <w:lang w:val="es-CL"/>
          <w:rPrChange w:id="148" w:author="Nicolás Riveras Muñoz" w:date="2022-10-15T16:56:00Z">
            <w:rPr>
              <w:i/>
            </w:rPr>
          </w:rPrChange>
        </w:rPr>
        <w:t xml:space="preserve">Comisión de Normalización y Acreditación. Sociedad Chilena de la Ciencia del Suelo, Santiago, Chile </w:t>
      </w:r>
      <w:r w:rsidRPr="00E22225">
        <w:rPr>
          <w:b/>
          <w:lang w:val="es-CL"/>
          <w:rPrChange w:id="149" w:author="Nicolás Riveras Muñoz" w:date="2022-10-15T16:56:00Z">
            <w:rPr>
              <w:b/>
            </w:rPr>
          </w:rPrChange>
        </w:rPr>
        <w:t>2004</w:t>
      </w:r>
      <w:r w:rsidRPr="00E22225">
        <w:rPr>
          <w:lang w:val="es-CL"/>
          <w:rPrChange w:id="150" w:author="Nicolás Riveras Muñoz" w:date="2022-10-15T16:56:00Z">
            <w:rPr/>
          </w:rPrChange>
        </w:rPr>
        <w:t>, 113.</w:t>
      </w:r>
    </w:p>
    <w:p w14:paraId="513071EA" w14:textId="77777777" w:rsidR="00FB5D05" w:rsidRPr="00FB5D05" w:rsidRDefault="00FB5D05" w:rsidP="00FB5D05">
      <w:pPr>
        <w:pStyle w:val="EndNoteBibliography"/>
        <w:ind w:left="720" w:hanging="720"/>
      </w:pPr>
      <w:r w:rsidRPr="00FB5D05">
        <w:t>25.</w:t>
      </w:r>
      <w:r w:rsidRPr="00FB5D05">
        <w:tab/>
        <w:t xml:space="preserve">Zhang, R.D. Determination of soil sorptivity and hydraulic conductivity from the disk infiltrometer. </w:t>
      </w:r>
      <w:r w:rsidRPr="00FB5D05">
        <w:rPr>
          <w:i/>
        </w:rPr>
        <w:t xml:space="preserve">Soil Science Society of America Journal </w:t>
      </w:r>
      <w:r w:rsidRPr="00FB5D05">
        <w:rPr>
          <w:b/>
        </w:rPr>
        <w:t>1997</w:t>
      </w:r>
      <w:r w:rsidRPr="00FB5D05">
        <w:t xml:space="preserve">, </w:t>
      </w:r>
      <w:r w:rsidRPr="00FB5D05">
        <w:rPr>
          <w:i/>
        </w:rPr>
        <w:t>61</w:t>
      </w:r>
      <w:r w:rsidRPr="00FB5D05">
        <w:t>, 1024-1030, doi:10.2136/sssaj1997.03615995006100040005x.</w:t>
      </w:r>
    </w:p>
    <w:p w14:paraId="5DA57AA5" w14:textId="77777777" w:rsidR="00FB5D05" w:rsidRPr="00FB5D05" w:rsidRDefault="00FB5D05" w:rsidP="00FB5D05">
      <w:pPr>
        <w:pStyle w:val="EndNoteBibliography"/>
        <w:ind w:left="720" w:hanging="720"/>
      </w:pPr>
      <w:r w:rsidRPr="00FB5D05">
        <w:t>26.</w:t>
      </w:r>
      <w:r w:rsidRPr="00FB5D05">
        <w:tab/>
        <w:t xml:space="preserve">Carsel, R.F.; Parrish, R.S. Developing Joint Probability-Distributions of Soil-Water Retention Characteristics. </w:t>
      </w:r>
      <w:r w:rsidRPr="00FB5D05">
        <w:rPr>
          <w:i/>
        </w:rPr>
        <w:t xml:space="preserve">Water Resources Research </w:t>
      </w:r>
      <w:r w:rsidRPr="00FB5D05">
        <w:rPr>
          <w:b/>
        </w:rPr>
        <w:t>1988</w:t>
      </w:r>
      <w:r w:rsidRPr="00FB5D05">
        <w:t xml:space="preserve">, </w:t>
      </w:r>
      <w:r w:rsidRPr="00FB5D05">
        <w:rPr>
          <w:i/>
        </w:rPr>
        <w:t>24</w:t>
      </w:r>
      <w:r w:rsidRPr="00FB5D05">
        <w:t>, 755-769, doi:DOI 10.1029/WR024i005p00755.</w:t>
      </w:r>
    </w:p>
    <w:p w14:paraId="3B84F29B" w14:textId="77777777" w:rsidR="00FB5D05" w:rsidRPr="00FB5D05" w:rsidRDefault="00FB5D05" w:rsidP="00FB5D05">
      <w:pPr>
        <w:pStyle w:val="EndNoteBibliography"/>
        <w:ind w:left="720" w:hanging="720"/>
      </w:pPr>
      <w:r w:rsidRPr="00FB5D05">
        <w:t>27.</w:t>
      </w:r>
      <w:r w:rsidRPr="00FB5D05">
        <w:tab/>
        <w:t xml:space="preserve">Devices, D. Minidisk infiltrometer user’s manual version 10. </w:t>
      </w:r>
      <w:r w:rsidRPr="00FB5D05">
        <w:rPr>
          <w:i/>
        </w:rPr>
        <w:t xml:space="preserve">Decagon Devices, Pullman, WA, USA </w:t>
      </w:r>
      <w:r w:rsidRPr="00FB5D05">
        <w:rPr>
          <w:b/>
        </w:rPr>
        <w:t>2012</w:t>
      </w:r>
      <w:r w:rsidRPr="00FB5D05">
        <w:t>.</w:t>
      </w:r>
    </w:p>
    <w:p w14:paraId="41D8AD7C" w14:textId="77777777" w:rsidR="00FB5D05" w:rsidRPr="00FB5D05" w:rsidRDefault="00FB5D05" w:rsidP="00FB5D05">
      <w:pPr>
        <w:pStyle w:val="EndNoteBibliography"/>
        <w:ind w:left="720" w:hanging="720"/>
      </w:pPr>
      <w:r w:rsidRPr="00FB5D05">
        <w:t>28.</w:t>
      </w:r>
      <w:r w:rsidRPr="00FB5D05">
        <w:tab/>
        <w:t xml:space="preserve">Tillman, R.W.; Scotter, D.R.; Wallis, M.G.; Clothier, B.E. Water-Repellency and Its Measurement by Using Intrinsic Sorptivity. </w:t>
      </w:r>
      <w:r w:rsidRPr="00FB5D05">
        <w:rPr>
          <w:i/>
        </w:rPr>
        <w:t xml:space="preserve">Australian Journal of Soil Research </w:t>
      </w:r>
      <w:r w:rsidRPr="00FB5D05">
        <w:rPr>
          <w:b/>
        </w:rPr>
        <w:t>1989</w:t>
      </w:r>
      <w:r w:rsidRPr="00FB5D05">
        <w:t xml:space="preserve">, </w:t>
      </w:r>
      <w:r w:rsidRPr="00FB5D05">
        <w:rPr>
          <w:i/>
        </w:rPr>
        <w:t>27</w:t>
      </w:r>
      <w:r w:rsidRPr="00FB5D05">
        <w:t>, 637-644, doi:10.1071/Sr9890637.</w:t>
      </w:r>
    </w:p>
    <w:p w14:paraId="4D3C6B2C" w14:textId="77777777" w:rsidR="00FB5D05" w:rsidRPr="00FB5D05" w:rsidRDefault="00FB5D05" w:rsidP="00FB5D05">
      <w:pPr>
        <w:pStyle w:val="EndNoteBibliography"/>
        <w:ind w:left="720" w:hanging="720"/>
      </w:pPr>
      <w:r w:rsidRPr="00FB5D05">
        <w:t>29.</w:t>
      </w:r>
      <w:r w:rsidRPr="00FB5D05">
        <w:tab/>
        <w:t xml:space="preserve">Leeds-Harrison, P.B.; Youngs, E.G.; Uddin, B. A device for determining the sorptivity of soil aggregates. </w:t>
      </w:r>
      <w:r w:rsidRPr="00FB5D05">
        <w:rPr>
          <w:i/>
        </w:rPr>
        <w:t xml:space="preserve">European Journal of Soil Science </w:t>
      </w:r>
      <w:r w:rsidRPr="00FB5D05">
        <w:rPr>
          <w:b/>
        </w:rPr>
        <w:t>1994</w:t>
      </w:r>
      <w:r w:rsidRPr="00FB5D05">
        <w:t xml:space="preserve">, </w:t>
      </w:r>
      <w:r w:rsidRPr="00FB5D05">
        <w:rPr>
          <w:i/>
        </w:rPr>
        <w:t>45</w:t>
      </w:r>
      <w:r w:rsidRPr="00FB5D05">
        <w:t>, 269-272, doi:10.1111/j.1365-2389.1994.tb00509.x.</w:t>
      </w:r>
    </w:p>
    <w:p w14:paraId="4D6A12D0" w14:textId="77777777" w:rsidR="00FB5D05" w:rsidRPr="00FB5D05" w:rsidRDefault="00FB5D05" w:rsidP="00FB5D05">
      <w:pPr>
        <w:pStyle w:val="EndNoteBibliography"/>
        <w:ind w:left="720" w:hanging="720"/>
      </w:pPr>
      <w:r w:rsidRPr="00FB5D05">
        <w:t>30.</w:t>
      </w:r>
      <w:r w:rsidRPr="00FB5D05">
        <w:tab/>
        <w:t xml:space="preserve">Hallett, P.D.; Young, I.M. Changes to water repellence of soil aggregates caused by substrate-induced microbial activity. </w:t>
      </w:r>
      <w:r w:rsidRPr="00FB5D05">
        <w:rPr>
          <w:i/>
        </w:rPr>
        <w:t xml:space="preserve">European Journal of Soil Science </w:t>
      </w:r>
      <w:r w:rsidRPr="00FB5D05">
        <w:rPr>
          <w:b/>
        </w:rPr>
        <w:t>1999</w:t>
      </w:r>
      <w:r w:rsidRPr="00FB5D05">
        <w:t xml:space="preserve">, </w:t>
      </w:r>
      <w:r w:rsidRPr="00FB5D05">
        <w:rPr>
          <w:i/>
        </w:rPr>
        <w:t>50</w:t>
      </w:r>
      <w:r w:rsidRPr="00FB5D05">
        <w:t>, 35-40, doi:10.1046/j.1365-2389.1999.00214.x.</w:t>
      </w:r>
    </w:p>
    <w:p w14:paraId="0983E76B" w14:textId="77777777" w:rsidR="00FB5D05" w:rsidRPr="00E22225" w:rsidRDefault="00FB5D05" w:rsidP="00FB5D05">
      <w:pPr>
        <w:pStyle w:val="EndNoteBibliography"/>
        <w:ind w:left="720" w:hanging="720"/>
        <w:rPr>
          <w:lang w:val="es-CL"/>
          <w:rPrChange w:id="151" w:author="Nicolás Riveras Muñoz" w:date="2022-10-15T16:56:00Z">
            <w:rPr/>
          </w:rPrChange>
        </w:rPr>
      </w:pPr>
      <w:r w:rsidRPr="00FB5D05">
        <w:t>31.</w:t>
      </w:r>
      <w:r w:rsidRPr="00FB5D05">
        <w:tab/>
        <w:t xml:space="preserve">Gräler, B.; Pebesma, E.J.; Heuvelink, G.B. Spatio-temporal interpolation using gstat. </w:t>
      </w:r>
      <w:r w:rsidRPr="00E22225">
        <w:rPr>
          <w:i/>
          <w:lang w:val="es-CL"/>
          <w:rPrChange w:id="152" w:author="Nicolás Riveras Muñoz" w:date="2022-10-15T16:56:00Z">
            <w:rPr>
              <w:i/>
            </w:rPr>
          </w:rPrChange>
        </w:rPr>
        <w:t xml:space="preserve">R J. </w:t>
      </w:r>
      <w:r w:rsidRPr="00E22225">
        <w:rPr>
          <w:b/>
          <w:lang w:val="es-CL"/>
          <w:rPrChange w:id="153" w:author="Nicolás Riveras Muñoz" w:date="2022-10-15T16:56:00Z">
            <w:rPr>
              <w:b/>
            </w:rPr>
          </w:rPrChange>
        </w:rPr>
        <w:t>2016</w:t>
      </w:r>
      <w:r w:rsidRPr="00E22225">
        <w:rPr>
          <w:lang w:val="es-CL"/>
          <w:rPrChange w:id="154" w:author="Nicolás Riveras Muñoz" w:date="2022-10-15T16:56:00Z">
            <w:rPr/>
          </w:rPrChange>
        </w:rPr>
        <w:t xml:space="preserve">, </w:t>
      </w:r>
      <w:r w:rsidRPr="00E22225">
        <w:rPr>
          <w:i/>
          <w:lang w:val="es-CL"/>
          <w:rPrChange w:id="155" w:author="Nicolás Riveras Muñoz" w:date="2022-10-15T16:56:00Z">
            <w:rPr>
              <w:i/>
            </w:rPr>
          </w:rPrChange>
        </w:rPr>
        <w:t>8</w:t>
      </w:r>
      <w:r w:rsidRPr="00E22225">
        <w:rPr>
          <w:lang w:val="es-CL"/>
          <w:rPrChange w:id="156" w:author="Nicolás Riveras Muñoz" w:date="2022-10-15T16:56:00Z">
            <w:rPr/>
          </w:rPrChange>
        </w:rPr>
        <w:t>, 204.</w:t>
      </w:r>
    </w:p>
    <w:p w14:paraId="63CE44F3" w14:textId="12293E6C" w:rsidR="00FB5D05" w:rsidRPr="00E22225" w:rsidRDefault="00FB5D05" w:rsidP="00FB5D05">
      <w:pPr>
        <w:pStyle w:val="EndNoteBibliography"/>
        <w:ind w:left="720" w:hanging="720"/>
        <w:rPr>
          <w:lang w:val="es-CL"/>
          <w:rPrChange w:id="157" w:author="Nicolás Riveras Muñoz" w:date="2022-10-15T16:56:00Z">
            <w:rPr/>
          </w:rPrChange>
        </w:rPr>
      </w:pPr>
      <w:r w:rsidRPr="00E22225">
        <w:rPr>
          <w:lang w:val="es-CL"/>
          <w:rPrChange w:id="158" w:author="Nicolás Riveras Muñoz" w:date="2022-10-15T16:56:00Z">
            <w:rPr/>
          </w:rPrChange>
        </w:rPr>
        <w:t>32.</w:t>
      </w:r>
      <w:r w:rsidRPr="00E22225">
        <w:rPr>
          <w:lang w:val="es-CL"/>
          <w:rPrChange w:id="159" w:author="Nicolás Riveras Muñoz" w:date="2022-10-15T16:56:00Z">
            <w:rPr/>
          </w:rPrChange>
        </w:rPr>
        <w:tab/>
        <w:t>Di Rienzo, J.; Robledo, C.; Balzarini, M.; Casanoves, F.; González, L.; Tablada, M. InfoStat Software Estadístico. Available online: http//</w:t>
      </w:r>
      <w:r w:rsidR="00000000">
        <w:fldChar w:fldCharType="begin"/>
      </w:r>
      <w:r w:rsidR="00000000" w:rsidRPr="00E22225">
        <w:rPr>
          <w:lang w:val="es-CL"/>
          <w:rPrChange w:id="160" w:author="Nicolás Riveras Muñoz" w:date="2022-10-15T16:56:00Z">
            <w:rPr/>
          </w:rPrChange>
        </w:rPr>
        <w:instrText xml:space="preserve"> HYPERLINK "www.infostat.com.ar" </w:instrText>
      </w:r>
      <w:r w:rsidR="00000000">
        <w:fldChar w:fldCharType="separate"/>
      </w:r>
      <w:r w:rsidRPr="00E22225">
        <w:rPr>
          <w:rStyle w:val="Hyperlink"/>
          <w:lang w:val="es-CL"/>
          <w:rPrChange w:id="161" w:author="Nicolás Riveras Muñoz" w:date="2022-10-15T16:56:00Z">
            <w:rPr>
              <w:rStyle w:val="Hyperlink"/>
            </w:rPr>
          </w:rPrChange>
        </w:rPr>
        <w:t>www.infostat.com.ar</w:t>
      </w:r>
      <w:r w:rsidR="00000000">
        <w:rPr>
          <w:rStyle w:val="Hyperlink"/>
        </w:rPr>
        <w:fldChar w:fldCharType="end"/>
      </w:r>
      <w:r w:rsidRPr="00E22225">
        <w:rPr>
          <w:lang w:val="es-CL"/>
          <w:rPrChange w:id="162" w:author="Nicolás Riveras Muñoz" w:date="2022-10-15T16:56:00Z">
            <w:rPr/>
          </w:rPrChange>
        </w:rPr>
        <w:t xml:space="preserve"> (accessed on 2015 June 20).</w:t>
      </w:r>
    </w:p>
    <w:p w14:paraId="77E35635" w14:textId="77777777" w:rsidR="00FB5D05" w:rsidRPr="00E22225" w:rsidRDefault="00FB5D05" w:rsidP="00FB5D05">
      <w:pPr>
        <w:pStyle w:val="EndNoteBibliography"/>
        <w:ind w:left="720" w:hanging="720"/>
        <w:rPr>
          <w:lang w:val="es-CL"/>
          <w:rPrChange w:id="163" w:author="Nicolás Riveras Muñoz" w:date="2022-10-15T16:56:00Z">
            <w:rPr/>
          </w:rPrChange>
        </w:rPr>
      </w:pPr>
      <w:r w:rsidRPr="00E22225">
        <w:rPr>
          <w:lang w:val="es-CL"/>
          <w:rPrChange w:id="164" w:author="Nicolás Riveras Muñoz" w:date="2022-10-15T16:56:00Z">
            <w:rPr/>
          </w:rPrChange>
        </w:rPr>
        <w:t>33.</w:t>
      </w:r>
      <w:r w:rsidRPr="00E22225">
        <w:rPr>
          <w:lang w:val="es-CL"/>
          <w:rPrChange w:id="165" w:author="Nicolás Riveras Muñoz" w:date="2022-10-15T16:56:00Z">
            <w:rPr/>
          </w:rPrChange>
        </w:rPr>
        <w:tab/>
        <w:t>Badiella, L. Modelos lineales generalizados mixtos: algunos casos prácticos. In Proceedings of the X Congreso Galego de Estatística e Investigación de Operacións, Pontevedra, Spain, Nov 3–5, 2011; pp. 1 - 6.</w:t>
      </w:r>
    </w:p>
    <w:p w14:paraId="5D98F655" w14:textId="0A21A863" w:rsidR="00FB5D05" w:rsidRPr="00FB5D05" w:rsidRDefault="00FB5D05" w:rsidP="00FB5D05">
      <w:pPr>
        <w:pStyle w:val="EndNoteBibliography"/>
        <w:ind w:left="720" w:hanging="720"/>
      </w:pPr>
      <w:r w:rsidRPr="00FB5D05">
        <w:t>34.</w:t>
      </w:r>
      <w:r w:rsidRPr="00FB5D05">
        <w:tab/>
        <w:t xml:space="preserve">Team, R.C. R: A language and environment for statistical computing. R Foundation for Statistical Computing, Vienna, Austria. </w:t>
      </w:r>
      <w:hyperlink r:id="rId19" w:history="1">
        <w:r w:rsidRPr="00FB5D05">
          <w:rPr>
            <w:rStyle w:val="Hyperlink"/>
            <w:i/>
          </w:rPr>
          <w:t>http://www</w:t>
        </w:r>
      </w:hyperlink>
      <w:r w:rsidRPr="00FB5D05">
        <w:rPr>
          <w:i/>
        </w:rPr>
        <w:t xml:space="preserve">. R-project. org/ </w:t>
      </w:r>
      <w:r w:rsidRPr="00FB5D05">
        <w:rPr>
          <w:b/>
        </w:rPr>
        <w:t>2013</w:t>
      </w:r>
      <w:r w:rsidRPr="00FB5D05">
        <w:t>.</w:t>
      </w:r>
    </w:p>
    <w:p w14:paraId="480099A0" w14:textId="77777777" w:rsidR="00FB5D05" w:rsidRPr="00FB5D05" w:rsidRDefault="00FB5D05" w:rsidP="00FB5D05">
      <w:pPr>
        <w:pStyle w:val="EndNoteBibliography"/>
        <w:ind w:left="720" w:hanging="720"/>
      </w:pPr>
      <w:r w:rsidRPr="00FB5D05">
        <w:t>35.</w:t>
      </w:r>
      <w:r w:rsidRPr="00FB5D05">
        <w:tab/>
        <w:t xml:space="preserve">Strudley, M.W.; Green, T.R.; Ascough, J.C. Tillage effects on soil hydraulic properties in space and time: State of the science. </w:t>
      </w:r>
      <w:r w:rsidRPr="00FB5D05">
        <w:rPr>
          <w:i/>
        </w:rPr>
        <w:t xml:space="preserve">Soil &amp; Tillage Research </w:t>
      </w:r>
      <w:r w:rsidRPr="00FB5D05">
        <w:rPr>
          <w:b/>
        </w:rPr>
        <w:t>2008</w:t>
      </w:r>
      <w:r w:rsidRPr="00FB5D05">
        <w:t xml:space="preserve">, </w:t>
      </w:r>
      <w:r w:rsidRPr="00FB5D05">
        <w:rPr>
          <w:i/>
        </w:rPr>
        <w:t>99</w:t>
      </w:r>
      <w:r w:rsidRPr="00FB5D05">
        <w:t>, 4-48, doi:10.1016/j.still.2008.01.007.</w:t>
      </w:r>
    </w:p>
    <w:p w14:paraId="0F7CBB77" w14:textId="77777777" w:rsidR="00FB5D05" w:rsidRPr="00FB5D05" w:rsidRDefault="00FB5D05" w:rsidP="00FB5D05">
      <w:pPr>
        <w:pStyle w:val="EndNoteBibliography"/>
        <w:ind w:left="720" w:hanging="720"/>
      </w:pPr>
      <w:r w:rsidRPr="00FB5D05">
        <w:t>36.</w:t>
      </w:r>
      <w:r w:rsidRPr="00FB5D05">
        <w:tab/>
        <w:t xml:space="preserve">Casanova, M.; Messing, I.; Joel, A. Influence of aspect and slope gradient on hydraulic conductivity measured by tension infiltrometer. </w:t>
      </w:r>
      <w:r w:rsidRPr="00FB5D05">
        <w:rPr>
          <w:i/>
        </w:rPr>
        <w:t xml:space="preserve">Hydrological Processes </w:t>
      </w:r>
      <w:r w:rsidRPr="00FB5D05">
        <w:rPr>
          <w:b/>
        </w:rPr>
        <w:t>2000</w:t>
      </w:r>
      <w:r w:rsidRPr="00FB5D05">
        <w:t xml:space="preserve">, </w:t>
      </w:r>
      <w:r w:rsidRPr="00FB5D05">
        <w:rPr>
          <w:i/>
        </w:rPr>
        <w:t>14</w:t>
      </w:r>
      <w:r w:rsidRPr="00FB5D05">
        <w:t>, 155-164, doi:10.1002/(SICI)1099-1085(200001)14:1&lt;155::AID-HYP917&gt;3.0.CO;2-J.</w:t>
      </w:r>
    </w:p>
    <w:p w14:paraId="125C7146" w14:textId="77777777" w:rsidR="00FB5D05" w:rsidRPr="00FB5D05" w:rsidRDefault="00FB5D05" w:rsidP="00FB5D05">
      <w:pPr>
        <w:pStyle w:val="EndNoteBibliography"/>
        <w:ind w:left="720" w:hanging="720"/>
      </w:pPr>
      <w:r w:rsidRPr="00FB5D05">
        <w:t>37.</w:t>
      </w:r>
      <w:r w:rsidRPr="00FB5D05">
        <w:tab/>
        <w:t xml:space="preserve">Harper, R.J.; McKissock, I.; Gilkes, R.J.; Carter, D.J.; Blackwell, P.S. A multivariate framework for interpreting the effects of soil properties, soil management and landuse on water repellency. </w:t>
      </w:r>
      <w:r w:rsidRPr="00FB5D05">
        <w:rPr>
          <w:i/>
        </w:rPr>
        <w:t xml:space="preserve">Journal of Hydrology </w:t>
      </w:r>
      <w:r w:rsidRPr="00FB5D05">
        <w:rPr>
          <w:b/>
        </w:rPr>
        <w:t>2000</w:t>
      </w:r>
      <w:r w:rsidRPr="00FB5D05">
        <w:t xml:space="preserve">, </w:t>
      </w:r>
      <w:r w:rsidRPr="00FB5D05">
        <w:rPr>
          <w:i/>
        </w:rPr>
        <w:t>231</w:t>
      </w:r>
      <w:r w:rsidRPr="00FB5D05">
        <w:t>, 371-383, doi:10.1016/S0022-1694(00)00209-2.</w:t>
      </w:r>
    </w:p>
    <w:p w14:paraId="5C422483" w14:textId="77777777" w:rsidR="00FB5D05" w:rsidRPr="00FB5D05" w:rsidRDefault="00FB5D05" w:rsidP="00FB5D05">
      <w:pPr>
        <w:pStyle w:val="EndNoteBibliography"/>
        <w:ind w:left="720" w:hanging="720"/>
      </w:pPr>
      <w:r w:rsidRPr="00FB5D05">
        <w:t>38.</w:t>
      </w:r>
      <w:r w:rsidRPr="00FB5D05">
        <w:tab/>
        <w:t xml:space="preserve">Usowicz, B.; Lipiec, J. Spatial distribution of soil penetration resistance as affected by soil compaction: The fractal approach. </w:t>
      </w:r>
      <w:r w:rsidRPr="00FB5D05">
        <w:rPr>
          <w:i/>
        </w:rPr>
        <w:t xml:space="preserve">Ecological Complexity </w:t>
      </w:r>
      <w:r w:rsidRPr="00FB5D05">
        <w:rPr>
          <w:b/>
        </w:rPr>
        <w:t>2009</w:t>
      </w:r>
      <w:r w:rsidRPr="00FB5D05">
        <w:t xml:space="preserve">, </w:t>
      </w:r>
      <w:r w:rsidRPr="00FB5D05">
        <w:rPr>
          <w:i/>
        </w:rPr>
        <w:t>6</w:t>
      </w:r>
      <w:r w:rsidRPr="00FB5D05">
        <w:t>, 263-271, doi:10.1016/j.ecocom.2009.05.005.</w:t>
      </w:r>
    </w:p>
    <w:p w14:paraId="65C36E47" w14:textId="77777777" w:rsidR="00FB5D05" w:rsidRPr="00FB5D05" w:rsidRDefault="00FB5D05" w:rsidP="00FB5D05">
      <w:pPr>
        <w:pStyle w:val="EndNoteBibliography"/>
        <w:ind w:left="720" w:hanging="720"/>
      </w:pPr>
      <w:r w:rsidRPr="00FB5D05">
        <w:t>39.</w:t>
      </w:r>
      <w:r w:rsidRPr="00FB5D05">
        <w:tab/>
        <w:t xml:space="preserve">Horn, R.; Vossbrink, J.; Peth, S.; Becker, S. Impact of modern forest vehicles on soil physical properties. </w:t>
      </w:r>
      <w:r w:rsidRPr="00FB5D05">
        <w:rPr>
          <w:i/>
        </w:rPr>
        <w:t xml:space="preserve">Forest Ecology and Management </w:t>
      </w:r>
      <w:r w:rsidRPr="00FB5D05">
        <w:rPr>
          <w:b/>
        </w:rPr>
        <w:t>2007</w:t>
      </w:r>
      <w:r w:rsidRPr="00FB5D05">
        <w:t xml:space="preserve">, </w:t>
      </w:r>
      <w:r w:rsidRPr="00FB5D05">
        <w:rPr>
          <w:i/>
        </w:rPr>
        <w:t>248</w:t>
      </w:r>
      <w:r w:rsidRPr="00FB5D05">
        <w:t>, 56-63, doi:10.1016/j.foreco.2007.02.037.</w:t>
      </w:r>
    </w:p>
    <w:p w14:paraId="4D0D1AF2" w14:textId="77777777" w:rsidR="00FB5D05" w:rsidRPr="00FB5D05" w:rsidRDefault="00FB5D05" w:rsidP="00FB5D05">
      <w:pPr>
        <w:pStyle w:val="EndNoteBibliography"/>
        <w:ind w:left="720" w:hanging="720"/>
      </w:pPr>
      <w:r w:rsidRPr="00FB5D05">
        <w:lastRenderedPageBreak/>
        <w:t>40.</w:t>
      </w:r>
      <w:r w:rsidRPr="00FB5D05">
        <w:tab/>
        <w:t xml:space="preserve">Schoeneberger, P.J.; Wysocki, D.A.; Benham, E.C. </w:t>
      </w:r>
      <w:r w:rsidRPr="00FB5D05">
        <w:rPr>
          <w:i/>
        </w:rPr>
        <w:t>Field book for describing and sampling soils</w:t>
      </w:r>
      <w:r w:rsidRPr="00FB5D05">
        <w:t>; Government Printing Office: 2012.</w:t>
      </w:r>
    </w:p>
    <w:p w14:paraId="5932009E" w14:textId="77777777" w:rsidR="00FB5D05" w:rsidRPr="00FB5D05" w:rsidRDefault="00FB5D05" w:rsidP="00FB5D05">
      <w:pPr>
        <w:pStyle w:val="EndNoteBibliography"/>
        <w:ind w:left="720" w:hanging="720"/>
      </w:pPr>
      <w:r w:rsidRPr="00FB5D05">
        <w:t>41.</w:t>
      </w:r>
      <w:r w:rsidRPr="00FB5D05">
        <w:tab/>
        <w:t xml:space="preserve">Horn, R. Stress-strain effects in structured unsaturated soils on coupled mechanical and hydraulic processes. </w:t>
      </w:r>
      <w:r w:rsidRPr="00FB5D05">
        <w:rPr>
          <w:i/>
        </w:rPr>
        <w:t xml:space="preserve">Geoderma </w:t>
      </w:r>
      <w:r w:rsidRPr="00FB5D05">
        <w:rPr>
          <w:b/>
        </w:rPr>
        <w:t>2003</w:t>
      </w:r>
      <w:r w:rsidRPr="00FB5D05">
        <w:t xml:space="preserve">, </w:t>
      </w:r>
      <w:r w:rsidRPr="00FB5D05">
        <w:rPr>
          <w:i/>
        </w:rPr>
        <w:t>116</w:t>
      </w:r>
      <w:r w:rsidRPr="00FB5D05">
        <w:t>, 77-88, doi:10.1016/S0016-7061(03)00095-8.</w:t>
      </w:r>
    </w:p>
    <w:p w14:paraId="23C87B77" w14:textId="77777777" w:rsidR="00FB5D05" w:rsidRPr="00FB5D05" w:rsidRDefault="00FB5D05" w:rsidP="00FB5D05">
      <w:pPr>
        <w:pStyle w:val="EndNoteBibliography"/>
        <w:ind w:left="720" w:hanging="720"/>
      </w:pPr>
      <w:r w:rsidRPr="00FB5D05">
        <w:t>42.</w:t>
      </w:r>
      <w:r w:rsidRPr="00FB5D05">
        <w:tab/>
        <w:t xml:space="preserve">Horn, R.; Fleige, H. Risk assessment of subsoil compaction for arable soils in Northwest Germany at farm scale. </w:t>
      </w:r>
      <w:r w:rsidRPr="00FB5D05">
        <w:rPr>
          <w:i/>
        </w:rPr>
        <w:t xml:space="preserve">Soil &amp; Tillage Research </w:t>
      </w:r>
      <w:r w:rsidRPr="00FB5D05">
        <w:rPr>
          <w:b/>
        </w:rPr>
        <w:t>2009</w:t>
      </w:r>
      <w:r w:rsidRPr="00FB5D05">
        <w:t xml:space="preserve">, </w:t>
      </w:r>
      <w:r w:rsidRPr="00FB5D05">
        <w:rPr>
          <w:i/>
        </w:rPr>
        <w:t>102</w:t>
      </w:r>
      <w:r w:rsidRPr="00FB5D05">
        <w:t>, 201-208, doi:10.1016/j.still.2008.07.015.</w:t>
      </w:r>
    </w:p>
    <w:p w14:paraId="3DC746D4" w14:textId="77777777" w:rsidR="00FB5D05" w:rsidRPr="00FB5D05" w:rsidRDefault="00FB5D05" w:rsidP="00FB5D05">
      <w:pPr>
        <w:pStyle w:val="EndNoteBibliography"/>
        <w:ind w:left="720" w:hanging="720"/>
      </w:pPr>
      <w:r w:rsidRPr="00FB5D05">
        <w:t>43.</w:t>
      </w:r>
      <w:r w:rsidRPr="00FB5D05">
        <w:tab/>
        <w:t xml:space="preserve">Pérez, L.D.; Millán, H.; González-Posada, M. Spatial complexity of soil plow layer penetrometer resistance as influenced by sugarcane harvesting: A prefractal approach. </w:t>
      </w:r>
      <w:r w:rsidRPr="00FB5D05">
        <w:rPr>
          <w:i/>
        </w:rPr>
        <w:t xml:space="preserve">Soil and Tillage Research </w:t>
      </w:r>
      <w:r w:rsidRPr="00FB5D05">
        <w:rPr>
          <w:b/>
        </w:rPr>
        <w:t>2010</w:t>
      </w:r>
      <w:r w:rsidRPr="00FB5D05">
        <w:t xml:space="preserve">, </w:t>
      </w:r>
      <w:r w:rsidRPr="00FB5D05">
        <w:rPr>
          <w:i/>
        </w:rPr>
        <w:t>110</w:t>
      </w:r>
      <w:r w:rsidRPr="00FB5D05">
        <w:t>, 77-86, doi:10.1016/j.still.2010.06.011.</w:t>
      </w:r>
    </w:p>
    <w:p w14:paraId="41F8A9EB" w14:textId="77777777" w:rsidR="00FB5D05" w:rsidRPr="00FB5D05" w:rsidRDefault="00FB5D05" w:rsidP="00FB5D05">
      <w:pPr>
        <w:pStyle w:val="EndNoteBibliography"/>
        <w:ind w:left="720" w:hanging="720"/>
      </w:pPr>
      <w:r w:rsidRPr="00FB5D05">
        <w:t>44.</w:t>
      </w:r>
      <w:r w:rsidRPr="00FB5D05">
        <w:tab/>
        <w:t xml:space="preserve">Hadas, A. Soil tilth - the desired soil structural state obtained through proper soil fragmentation and reorientation processes. </w:t>
      </w:r>
      <w:r w:rsidRPr="00FB5D05">
        <w:rPr>
          <w:i/>
        </w:rPr>
        <w:t xml:space="preserve">Soil &amp; Tillage Research </w:t>
      </w:r>
      <w:r w:rsidRPr="00FB5D05">
        <w:rPr>
          <w:b/>
        </w:rPr>
        <w:t>1997</w:t>
      </w:r>
      <w:r w:rsidRPr="00FB5D05">
        <w:t xml:space="preserve">, </w:t>
      </w:r>
      <w:r w:rsidRPr="00FB5D05">
        <w:rPr>
          <w:i/>
        </w:rPr>
        <w:t>43</w:t>
      </w:r>
      <w:r w:rsidRPr="00FB5D05">
        <w:t>, 7-40, doi:10.1016/S0167-1987(97)00033-0.</w:t>
      </w:r>
    </w:p>
    <w:p w14:paraId="1760384A" w14:textId="77777777" w:rsidR="00FB5D05" w:rsidRPr="00FB5D05" w:rsidRDefault="00FB5D05" w:rsidP="00FB5D05">
      <w:pPr>
        <w:pStyle w:val="EndNoteBibliography"/>
        <w:ind w:left="720" w:hanging="720"/>
      </w:pPr>
      <w:r w:rsidRPr="00FB5D05">
        <w:t>45.</w:t>
      </w:r>
      <w:r w:rsidRPr="00FB5D05">
        <w:tab/>
        <w:t xml:space="preserve">Feldman, L. The maize root. In </w:t>
      </w:r>
      <w:r w:rsidRPr="00FB5D05">
        <w:rPr>
          <w:i/>
        </w:rPr>
        <w:t>The maize handbook</w:t>
      </w:r>
      <w:r w:rsidRPr="00FB5D05">
        <w:t>, Freeling, M., Walbot, V., Eds.; Springer: New York (NY), 1994; pp. 29-37.</w:t>
      </w:r>
    </w:p>
    <w:p w14:paraId="65FDF55E" w14:textId="77777777" w:rsidR="00FB5D05" w:rsidRPr="00E22225" w:rsidRDefault="00FB5D05" w:rsidP="00FB5D05">
      <w:pPr>
        <w:pStyle w:val="EndNoteBibliography"/>
        <w:ind w:left="720" w:hanging="720"/>
        <w:rPr>
          <w:lang w:val="es-CL"/>
          <w:rPrChange w:id="166" w:author="Nicolás Riveras Muñoz" w:date="2022-10-15T16:56:00Z">
            <w:rPr/>
          </w:rPrChange>
        </w:rPr>
      </w:pPr>
      <w:r w:rsidRPr="00E22225">
        <w:rPr>
          <w:lang w:val="es-CL"/>
          <w:rPrChange w:id="167" w:author="Nicolás Riveras Muñoz" w:date="2022-10-15T16:56:00Z">
            <w:rPr/>
          </w:rPrChange>
        </w:rPr>
        <w:t>46.</w:t>
      </w:r>
      <w:r w:rsidRPr="00E22225">
        <w:rPr>
          <w:lang w:val="es-CL"/>
          <w:rPrChange w:id="168" w:author="Nicolás Riveras Muñoz" w:date="2022-10-15T16:56:00Z">
            <w:rPr/>
          </w:rPrChange>
        </w:rPr>
        <w:tab/>
        <w:t xml:space="preserve">FAO. </w:t>
      </w:r>
      <w:r w:rsidRPr="00E22225">
        <w:rPr>
          <w:i/>
          <w:lang w:val="es-CL"/>
          <w:rPrChange w:id="169" w:author="Nicolás Riveras Muñoz" w:date="2022-10-15T16:56:00Z">
            <w:rPr>
              <w:i/>
            </w:rPr>
          </w:rPrChange>
        </w:rPr>
        <w:t>Guía para la descripción de suelos - Cuarta edición</w:t>
      </w:r>
      <w:r w:rsidRPr="00E22225">
        <w:rPr>
          <w:lang w:val="es-CL"/>
          <w:rPrChange w:id="170" w:author="Nicolás Riveras Muñoz" w:date="2022-10-15T16:56:00Z">
            <w:rPr/>
          </w:rPrChange>
        </w:rPr>
        <w:t>; FAO: Roma (Italia), 2009; p. 110.</w:t>
      </w:r>
    </w:p>
    <w:p w14:paraId="4C126ABA" w14:textId="77777777" w:rsidR="00FB5D05" w:rsidRPr="00FB5D05" w:rsidRDefault="00FB5D05" w:rsidP="00FB5D05">
      <w:pPr>
        <w:pStyle w:val="EndNoteBibliography"/>
        <w:ind w:left="720" w:hanging="720"/>
      </w:pPr>
      <w:r w:rsidRPr="00FB5D05">
        <w:t>47.</w:t>
      </w:r>
      <w:r w:rsidRPr="00FB5D05">
        <w:tab/>
        <w:t xml:space="preserve">Horn, R.; Lebert, M. Soil Compactability and Compressibility. In </w:t>
      </w:r>
      <w:r w:rsidRPr="00FB5D05">
        <w:rPr>
          <w:i/>
        </w:rPr>
        <w:t>Soil Compaction in Crop Production</w:t>
      </w:r>
      <w:r w:rsidRPr="00FB5D05">
        <w:t>, Soane, B.D., van Ouwerkerk, C., Eds.; Developments in Agricultural Engineering; Elsevier: 1994; Volume 11, pp. 45-69.</w:t>
      </w:r>
    </w:p>
    <w:p w14:paraId="6FC11E09" w14:textId="77777777" w:rsidR="00FB5D05" w:rsidRPr="00FB5D05" w:rsidRDefault="00FB5D05" w:rsidP="00FB5D05">
      <w:pPr>
        <w:pStyle w:val="EndNoteBibliography"/>
        <w:ind w:left="720" w:hanging="720"/>
      </w:pPr>
      <w:r w:rsidRPr="00FB5D05">
        <w:t>48.</w:t>
      </w:r>
      <w:r w:rsidRPr="00FB5D05">
        <w:tab/>
        <w:t xml:space="preserve">Hillel, D.J. </w:t>
      </w:r>
      <w:r w:rsidRPr="00FB5D05">
        <w:rPr>
          <w:i/>
        </w:rPr>
        <w:t>Fundamentals of Soil Physics</w:t>
      </w:r>
      <w:r w:rsidRPr="00FB5D05">
        <w:t>; Elsevier Science: 1980.</w:t>
      </w:r>
    </w:p>
    <w:p w14:paraId="113C281E" w14:textId="77777777" w:rsidR="00FB5D05" w:rsidRPr="00E22225" w:rsidRDefault="00FB5D05" w:rsidP="00FB5D05">
      <w:pPr>
        <w:pStyle w:val="EndNoteBibliography"/>
        <w:ind w:left="720" w:hanging="720"/>
        <w:rPr>
          <w:lang w:val="de-DE"/>
          <w:rPrChange w:id="171" w:author="Nicolás Riveras Muñoz" w:date="2022-10-15T16:56:00Z">
            <w:rPr/>
          </w:rPrChange>
        </w:rPr>
      </w:pPr>
      <w:r w:rsidRPr="00FB5D05">
        <w:t>49.</w:t>
      </w:r>
      <w:r w:rsidRPr="00FB5D05">
        <w:tab/>
        <w:t xml:space="preserve">Osunbitan, J.A.; Oyedele, D.J.; Adekalu, K.O. Tillage effects on bulk density, hydraulic conductivity and strength of a loamy sand soil in southwestern Nigeria. </w:t>
      </w:r>
      <w:r w:rsidRPr="00E22225">
        <w:rPr>
          <w:i/>
          <w:lang w:val="de-DE"/>
          <w:rPrChange w:id="172" w:author="Nicolás Riveras Muñoz" w:date="2022-10-15T16:56:00Z">
            <w:rPr>
              <w:i/>
            </w:rPr>
          </w:rPrChange>
        </w:rPr>
        <w:t xml:space="preserve">Soil &amp; Tillage Research </w:t>
      </w:r>
      <w:r w:rsidRPr="00E22225">
        <w:rPr>
          <w:b/>
          <w:lang w:val="de-DE"/>
          <w:rPrChange w:id="173" w:author="Nicolás Riveras Muñoz" w:date="2022-10-15T16:56:00Z">
            <w:rPr>
              <w:b/>
            </w:rPr>
          </w:rPrChange>
        </w:rPr>
        <w:t>2005</w:t>
      </w:r>
      <w:r w:rsidRPr="00E22225">
        <w:rPr>
          <w:lang w:val="de-DE"/>
          <w:rPrChange w:id="174" w:author="Nicolás Riveras Muñoz" w:date="2022-10-15T16:56:00Z">
            <w:rPr/>
          </w:rPrChange>
        </w:rPr>
        <w:t xml:space="preserve">, </w:t>
      </w:r>
      <w:r w:rsidRPr="00E22225">
        <w:rPr>
          <w:i/>
          <w:lang w:val="de-DE"/>
          <w:rPrChange w:id="175" w:author="Nicolás Riveras Muñoz" w:date="2022-10-15T16:56:00Z">
            <w:rPr>
              <w:i/>
            </w:rPr>
          </w:rPrChange>
        </w:rPr>
        <w:t>82</w:t>
      </w:r>
      <w:r w:rsidRPr="00E22225">
        <w:rPr>
          <w:lang w:val="de-DE"/>
          <w:rPrChange w:id="176" w:author="Nicolás Riveras Muñoz" w:date="2022-10-15T16:56:00Z">
            <w:rPr/>
          </w:rPrChange>
        </w:rPr>
        <w:t>, 57-64, doi:10.1016/j.still.2004.05.007.</w:t>
      </w:r>
    </w:p>
    <w:p w14:paraId="35370F16" w14:textId="77777777" w:rsidR="00FB5D05" w:rsidRPr="00FB5D05" w:rsidRDefault="00FB5D05" w:rsidP="00FB5D05">
      <w:pPr>
        <w:pStyle w:val="EndNoteBibliography"/>
        <w:ind w:left="720" w:hanging="720"/>
      </w:pPr>
      <w:r w:rsidRPr="00E22225">
        <w:rPr>
          <w:lang w:val="de-DE"/>
          <w:rPrChange w:id="177" w:author="Nicolás Riveras Muñoz" w:date="2022-10-15T16:56:00Z">
            <w:rPr/>
          </w:rPrChange>
        </w:rPr>
        <w:t>50.</w:t>
      </w:r>
      <w:r w:rsidRPr="00E22225">
        <w:rPr>
          <w:lang w:val="de-DE"/>
          <w:rPrChange w:id="178" w:author="Nicolás Riveras Muñoz" w:date="2022-10-15T16:56:00Z">
            <w:rPr/>
          </w:rPrChange>
        </w:rPr>
        <w:tab/>
        <w:t>Blume, H.-P.; Bru</w:t>
      </w:r>
      <w:r w:rsidRPr="00E22225">
        <w:rPr>
          <w:rFonts w:ascii="Times New Roman" w:hAnsi="Times New Roman"/>
          <w:lang w:val="de-DE"/>
          <w:rPrChange w:id="179" w:author="Nicolás Riveras Muñoz" w:date="2022-10-15T16:56:00Z">
            <w:rPr>
              <w:rFonts w:ascii="Times New Roman" w:hAnsi="Times New Roman"/>
            </w:rPr>
          </w:rPrChange>
        </w:rPr>
        <w:t>̈</w:t>
      </w:r>
      <w:r w:rsidRPr="00E22225">
        <w:rPr>
          <w:lang w:val="de-DE"/>
          <w:rPrChange w:id="180" w:author="Nicolás Riveras Muñoz" w:date="2022-10-15T16:56:00Z">
            <w:rPr/>
          </w:rPrChange>
        </w:rPr>
        <w:t>mmer, G.W.; Horn, R.; Kandeler, E.; Ko</w:t>
      </w:r>
      <w:r w:rsidRPr="00E22225">
        <w:rPr>
          <w:rFonts w:ascii="Times New Roman" w:hAnsi="Times New Roman"/>
          <w:lang w:val="de-DE"/>
          <w:rPrChange w:id="181" w:author="Nicolás Riveras Muñoz" w:date="2022-10-15T16:56:00Z">
            <w:rPr>
              <w:rFonts w:ascii="Times New Roman" w:hAnsi="Times New Roman"/>
            </w:rPr>
          </w:rPrChange>
        </w:rPr>
        <w:t>̈</w:t>
      </w:r>
      <w:r w:rsidRPr="00E22225">
        <w:rPr>
          <w:lang w:val="de-DE"/>
          <w:rPrChange w:id="182" w:author="Nicolás Riveras Muñoz" w:date="2022-10-15T16:56:00Z">
            <w:rPr/>
          </w:rPrChange>
        </w:rPr>
        <w:t xml:space="preserve">gel-Knabner, I.; Kretzschmar, R.; Stahr, K.; Wilke, B.-M.; Scheffer, F.; Schachtschabel, P.; et al. </w:t>
      </w:r>
      <w:r w:rsidRPr="00E22225">
        <w:rPr>
          <w:i/>
          <w:lang w:val="de-DE"/>
          <w:rPrChange w:id="183" w:author="Nicolás Riveras Muñoz" w:date="2022-10-15T16:56:00Z">
            <w:rPr>
              <w:i/>
            </w:rPr>
          </w:rPrChange>
        </w:rPr>
        <w:t>Scheffer/Schachtschabel Lehrbuch der Bodenkunde</w:t>
      </w:r>
      <w:r w:rsidRPr="00E22225">
        <w:rPr>
          <w:lang w:val="de-DE"/>
          <w:rPrChange w:id="184" w:author="Nicolás Riveras Muñoz" w:date="2022-10-15T16:56:00Z">
            <w:rPr/>
          </w:rPrChange>
        </w:rPr>
        <w:t xml:space="preserve">, 16. Auflage, (Nachdruck) ed.; Springer Spektrum: Berlin Heidelberg, 2010; pp. </w:t>
      </w:r>
      <w:r w:rsidRPr="00FB5D05">
        <w:t>XIV, 569 Seiten.</w:t>
      </w:r>
    </w:p>
    <w:p w14:paraId="7461C049" w14:textId="77777777" w:rsidR="00FB5D05" w:rsidRPr="00FB5D05" w:rsidRDefault="00FB5D05" w:rsidP="00FB5D05">
      <w:pPr>
        <w:pStyle w:val="EndNoteBibliography"/>
        <w:ind w:left="720" w:hanging="720"/>
      </w:pPr>
      <w:r w:rsidRPr="00FB5D05">
        <w:t>51.</w:t>
      </w:r>
      <w:r w:rsidRPr="00FB5D05">
        <w:tab/>
        <w:t xml:space="preserve">Seguel, O.; Horn, R. Structure properties and pore dynamics in aggregate beds due to wetting-drying cycles. </w:t>
      </w:r>
      <w:r w:rsidRPr="00FB5D05">
        <w:rPr>
          <w:i/>
        </w:rPr>
        <w:t xml:space="preserve">Journal of Plant Nutrition and Soil Science </w:t>
      </w:r>
      <w:r w:rsidRPr="00FB5D05">
        <w:rPr>
          <w:b/>
        </w:rPr>
        <w:t>2006</w:t>
      </w:r>
      <w:r w:rsidRPr="00FB5D05">
        <w:t xml:space="preserve">, </w:t>
      </w:r>
      <w:r w:rsidRPr="00FB5D05">
        <w:rPr>
          <w:i/>
        </w:rPr>
        <w:t>169</w:t>
      </w:r>
      <w:r w:rsidRPr="00FB5D05">
        <w:t>, 221-232, doi:10.1002/jpln.200521854.</w:t>
      </w:r>
    </w:p>
    <w:p w14:paraId="4BFC9DCE" w14:textId="77777777" w:rsidR="00FB5D05" w:rsidRPr="00FB5D05" w:rsidRDefault="00FB5D05" w:rsidP="00FB5D05">
      <w:pPr>
        <w:pStyle w:val="EndNoteBibliography"/>
        <w:ind w:left="720" w:hanging="720"/>
      </w:pPr>
      <w:r w:rsidRPr="00FB5D05">
        <w:t>52.</w:t>
      </w:r>
      <w:r w:rsidRPr="00FB5D05">
        <w:tab/>
        <w:t xml:space="preserve">Stolt, M.H.; Drohan, P.J.; Richardson, M.J. Insights and Approaches for Mapping Soil Organic Carbon as a Dynamic Soil Property. </w:t>
      </w:r>
      <w:r w:rsidRPr="00FB5D05">
        <w:rPr>
          <w:i/>
        </w:rPr>
        <w:t xml:space="preserve">Soil Science Society of America Journal </w:t>
      </w:r>
      <w:r w:rsidRPr="00FB5D05">
        <w:rPr>
          <w:b/>
        </w:rPr>
        <w:t>2010</w:t>
      </w:r>
      <w:r w:rsidRPr="00FB5D05">
        <w:t xml:space="preserve">, </w:t>
      </w:r>
      <w:r w:rsidRPr="00FB5D05">
        <w:rPr>
          <w:i/>
        </w:rPr>
        <w:t>74</w:t>
      </w:r>
      <w:r w:rsidRPr="00FB5D05">
        <w:t>, 1685-1689, doi:10.2136/sssaj2009.0326N.</w:t>
      </w:r>
    </w:p>
    <w:p w14:paraId="4314A178" w14:textId="77777777" w:rsidR="00FB5D05" w:rsidRPr="00FB5D05" w:rsidRDefault="00FB5D05" w:rsidP="00FB5D05">
      <w:pPr>
        <w:pStyle w:val="EndNoteBibliography"/>
        <w:ind w:left="720" w:hanging="720"/>
      </w:pPr>
      <w:r w:rsidRPr="00FB5D05">
        <w:t>53.</w:t>
      </w:r>
      <w:r w:rsidRPr="00FB5D05">
        <w:tab/>
        <w:t xml:space="preserve">Lal, R. Soil carbon sequestration to mitigate climate change. </w:t>
      </w:r>
      <w:r w:rsidRPr="00FB5D05">
        <w:rPr>
          <w:i/>
        </w:rPr>
        <w:t xml:space="preserve">Geoderma </w:t>
      </w:r>
      <w:r w:rsidRPr="00FB5D05">
        <w:rPr>
          <w:b/>
        </w:rPr>
        <w:t>2004</w:t>
      </w:r>
      <w:r w:rsidRPr="00FB5D05">
        <w:t xml:space="preserve">, </w:t>
      </w:r>
      <w:r w:rsidRPr="00FB5D05">
        <w:rPr>
          <w:i/>
        </w:rPr>
        <w:t>123</w:t>
      </w:r>
      <w:r w:rsidRPr="00FB5D05">
        <w:t>, 1-22, doi:10.1016/j.geoderma.2004.01.032.</w:t>
      </w:r>
    </w:p>
    <w:p w14:paraId="6BB654F6" w14:textId="77777777" w:rsidR="00FB5D05" w:rsidRPr="00E22225" w:rsidRDefault="00FB5D05" w:rsidP="00FB5D05">
      <w:pPr>
        <w:pStyle w:val="EndNoteBibliography"/>
        <w:ind w:left="720" w:hanging="720"/>
        <w:rPr>
          <w:lang w:val="es-CL"/>
          <w:rPrChange w:id="185" w:author="Nicolás Riveras Muñoz" w:date="2022-10-15T16:56:00Z">
            <w:rPr/>
          </w:rPrChange>
        </w:rPr>
      </w:pPr>
      <w:r w:rsidRPr="00FB5D05">
        <w:t>54.</w:t>
      </w:r>
      <w:r w:rsidRPr="00FB5D05">
        <w:tab/>
        <w:t xml:space="preserve">Franzluebbers, A.J. Soil organic matter stratification ratio as an indicator of soil quality. </w:t>
      </w:r>
      <w:r w:rsidRPr="00E22225">
        <w:rPr>
          <w:i/>
          <w:lang w:val="es-CL"/>
          <w:rPrChange w:id="186" w:author="Nicolás Riveras Muñoz" w:date="2022-10-15T16:56:00Z">
            <w:rPr>
              <w:i/>
            </w:rPr>
          </w:rPrChange>
        </w:rPr>
        <w:t xml:space="preserve">Soil &amp; Tillage Research </w:t>
      </w:r>
      <w:r w:rsidRPr="00E22225">
        <w:rPr>
          <w:b/>
          <w:lang w:val="es-CL"/>
          <w:rPrChange w:id="187" w:author="Nicolás Riveras Muñoz" w:date="2022-10-15T16:56:00Z">
            <w:rPr>
              <w:b/>
            </w:rPr>
          </w:rPrChange>
        </w:rPr>
        <w:t>2002</w:t>
      </w:r>
      <w:r w:rsidRPr="00E22225">
        <w:rPr>
          <w:lang w:val="es-CL"/>
          <w:rPrChange w:id="188" w:author="Nicolás Riveras Muñoz" w:date="2022-10-15T16:56:00Z">
            <w:rPr/>
          </w:rPrChange>
        </w:rPr>
        <w:t xml:space="preserve">, </w:t>
      </w:r>
      <w:r w:rsidRPr="00E22225">
        <w:rPr>
          <w:i/>
          <w:lang w:val="es-CL"/>
          <w:rPrChange w:id="189" w:author="Nicolás Riveras Muñoz" w:date="2022-10-15T16:56:00Z">
            <w:rPr>
              <w:i/>
            </w:rPr>
          </w:rPrChange>
        </w:rPr>
        <w:t>66</w:t>
      </w:r>
      <w:r w:rsidRPr="00E22225">
        <w:rPr>
          <w:lang w:val="es-CL"/>
          <w:rPrChange w:id="190" w:author="Nicolás Riveras Muñoz" w:date="2022-10-15T16:56:00Z">
            <w:rPr/>
          </w:rPrChange>
        </w:rPr>
        <w:t>, 95-106, doi:10.1016/S0167-1987(02)00018-1.</w:t>
      </w:r>
    </w:p>
    <w:p w14:paraId="24896123" w14:textId="77777777" w:rsidR="00FB5D05" w:rsidRPr="00E22225" w:rsidRDefault="00FB5D05" w:rsidP="00FB5D05">
      <w:pPr>
        <w:pStyle w:val="EndNoteBibliography"/>
        <w:ind w:left="720" w:hanging="720"/>
        <w:rPr>
          <w:lang w:val="es-CL"/>
          <w:rPrChange w:id="191" w:author="Nicolás Riveras Muñoz" w:date="2022-10-15T16:56:00Z">
            <w:rPr/>
          </w:rPrChange>
        </w:rPr>
      </w:pPr>
      <w:r w:rsidRPr="00E22225">
        <w:rPr>
          <w:lang w:val="es-CL"/>
          <w:rPrChange w:id="192" w:author="Nicolás Riveras Muñoz" w:date="2022-10-15T16:56:00Z">
            <w:rPr/>
          </w:rPrChange>
        </w:rPr>
        <w:t>55.</w:t>
      </w:r>
      <w:r w:rsidRPr="00E22225">
        <w:rPr>
          <w:lang w:val="es-CL"/>
          <w:rPrChange w:id="193" w:author="Nicolás Riveras Muñoz" w:date="2022-10-15T16:56:00Z">
            <w:rPr/>
          </w:rPrChange>
        </w:rPr>
        <w:tab/>
        <w:t xml:space="preserve">Ortega, R.; Díaz, K. Análisis de fertilidad de suelos y recomendación de fertilizantes. In </w:t>
      </w:r>
      <w:r w:rsidRPr="00E22225">
        <w:rPr>
          <w:i/>
          <w:lang w:val="es-CL"/>
          <w:rPrChange w:id="194" w:author="Nicolás Riveras Muñoz" w:date="2022-10-15T16:56:00Z">
            <w:rPr>
              <w:i/>
            </w:rPr>
          </w:rPrChange>
        </w:rPr>
        <w:t>Agricultura de Precisión. Introducción al Manejo sitio-específico</w:t>
      </w:r>
      <w:r w:rsidRPr="00E22225">
        <w:rPr>
          <w:lang w:val="es-CL"/>
          <w:rPrChange w:id="195" w:author="Nicolás Riveras Muñoz" w:date="2022-10-15T16:56:00Z">
            <w:rPr/>
          </w:rPrChange>
        </w:rPr>
        <w:t>, INIA, Ed.; Serie Quilamapu; Chillán, Chile, 1999; Volume 129, pp. 135-146.</w:t>
      </w:r>
    </w:p>
    <w:p w14:paraId="63B5F382" w14:textId="77777777" w:rsidR="00FB5D05" w:rsidRPr="00FB5D05" w:rsidRDefault="00FB5D05" w:rsidP="00FB5D05">
      <w:pPr>
        <w:pStyle w:val="EndNoteBibliography"/>
        <w:ind w:left="720" w:hanging="720"/>
      </w:pPr>
      <w:r w:rsidRPr="00FB5D05">
        <w:t>56.</w:t>
      </w:r>
      <w:r w:rsidRPr="00FB5D05">
        <w:tab/>
        <w:t xml:space="preserve">Dörner, J.; Dec, D.; Zúñiga, F.; Sandoval, P.; Horn, R. Effect of land use change on Andosol's pore functions and their functional resilience after mechanical and hydraulic stresses. </w:t>
      </w:r>
      <w:r w:rsidRPr="00FB5D05">
        <w:rPr>
          <w:i/>
        </w:rPr>
        <w:t xml:space="preserve">Soil and Tillage Research </w:t>
      </w:r>
      <w:r w:rsidRPr="00FB5D05">
        <w:rPr>
          <w:b/>
        </w:rPr>
        <w:t>2011</w:t>
      </w:r>
      <w:r w:rsidRPr="00FB5D05">
        <w:t xml:space="preserve">, </w:t>
      </w:r>
      <w:r w:rsidRPr="00FB5D05">
        <w:rPr>
          <w:i/>
        </w:rPr>
        <w:t>115-116</w:t>
      </w:r>
      <w:r w:rsidRPr="00FB5D05">
        <w:t>, 71-79, doi:10.1016/j.still.2011.07.002.</w:t>
      </w:r>
    </w:p>
    <w:p w14:paraId="65729AF8" w14:textId="77777777" w:rsidR="00FB5D05" w:rsidRPr="00FB5D05" w:rsidRDefault="00FB5D05" w:rsidP="00FB5D05">
      <w:pPr>
        <w:pStyle w:val="EndNoteBibliography"/>
        <w:ind w:left="720" w:hanging="720"/>
      </w:pPr>
      <w:r w:rsidRPr="00FB5D05">
        <w:t>57.</w:t>
      </w:r>
      <w:r w:rsidRPr="00FB5D05">
        <w:tab/>
        <w:t xml:space="preserve">Dexter, A.R.; Czyz, E.A.; Gate, O.P. Soil structure and the saturated hydraulic conductivity of subsoils. </w:t>
      </w:r>
      <w:r w:rsidRPr="00FB5D05">
        <w:rPr>
          <w:i/>
        </w:rPr>
        <w:t xml:space="preserve">Soil &amp; Tillage Research </w:t>
      </w:r>
      <w:r w:rsidRPr="00FB5D05">
        <w:rPr>
          <w:b/>
        </w:rPr>
        <w:t>2004</w:t>
      </w:r>
      <w:r w:rsidRPr="00FB5D05">
        <w:t xml:space="preserve">, </w:t>
      </w:r>
      <w:r w:rsidRPr="00FB5D05">
        <w:rPr>
          <w:i/>
        </w:rPr>
        <w:t>79</w:t>
      </w:r>
      <w:r w:rsidRPr="00FB5D05">
        <w:t>, 185-189, doi:10.1016/j.still.2004.07.007.</w:t>
      </w:r>
    </w:p>
    <w:p w14:paraId="4D7E7A51" w14:textId="22C6ECAF" w:rsidR="00FB5D05" w:rsidRPr="00FB5D05" w:rsidRDefault="00FB5D05" w:rsidP="00FB5D05">
      <w:pPr>
        <w:pStyle w:val="EndNoteBibliography"/>
        <w:ind w:left="720" w:hanging="720"/>
      </w:pPr>
      <w:r w:rsidRPr="00FB5D05">
        <w:t>58.</w:t>
      </w:r>
      <w:r w:rsidRPr="00FB5D05">
        <w:tab/>
        <w:t xml:space="preserve">Bhattacharyya, R.; Prakash, V.; Kundu, S.; Gupta, H.S. Effect of tillage and crop rotations on pore size distribution and soil hydraulic conductivity in sandy clay loam soil of the Indian Himalayas. </w:t>
      </w:r>
      <w:r w:rsidRPr="00FB5D05">
        <w:rPr>
          <w:i/>
        </w:rPr>
        <w:t xml:space="preserve">Soil &amp; Tillage Research </w:t>
      </w:r>
      <w:r w:rsidRPr="00FB5D05">
        <w:rPr>
          <w:b/>
        </w:rPr>
        <w:t>2006</w:t>
      </w:r>
      <w:r w:rsidRPr="00FB5D05">
        <w:t xml:space="preserve">, </w:t>
      </w:r>
      <w:r w:rsidRPr="00FB5D05">
        <w:rPr>
          <w:i/>
        </w:rPr>
        <w:t>86</w:t>
      </w:r>
      <w:r w:rsidRPr="00FB5D05">
        <w:t>, 129-140, doi:</w:t>
      </w:r>
      <w:hyperlink r:id="rId20" w:history="1">
        <w:r w:rsidRPr="00FB5D05">
          <w:rPr>
            <w:rStyle w:val="Hyperlink"/>
          </w:rPr>
          <w:t>https://doi.org/10.1016/j.still.2005.02.018</w:t>
        </w:r>
      </w:hyperlink>
      <w:r w:rsidRPr="00FB5D05">
        <w:t>.</w:t>
      </w:r>
    </w:p>
    <w:p w14:paraId="18479801" w14:textId="77777777" w:rsidR="00FB5D05" w:rsidRPr="00FB5D05" w:rsidRDefault="00FB5D05" w:rsidP="00FB5D05">
      <w:pPr>
        <w:pStyle w:val="EndNoteBibliography"/>
        <w:ind w:left="720" w:hanging="720"/>
      </w:pPr>
      <w:r w:rsidRPr="00FB5D05">
        <w:t>59.</w:t>
      </w:r>
      <w:r w:rsidRPr="00FB5D05">
        <w:tab/>
        <w:t xml:space="preserve">Fuentes, I.; Casanova, M.; Seguel, O.; Nájera, F.; Salazar, O. Morphophysical pedotransfer functions for groundwater pollution by nitrate leaching in Central Chile. </w:t>
      </w:r>
      <w:r w:rsidRPr="00FB5D05">
        <w:rPr>
          <w:i/>
        </w:rPr>
        <w:t xml:space="preserve">Chilean journal of agricultural research </w:t>
      </w:r>
      <w:r w:rsidRPr="00FB5D05">
        <w:rPr>
          <w:b/>
        </w:rPr>
        <w:t>2014</w:t>
      </w:r>
      <w:r w:rsidRPr="00FB5D05">
        <w:t xml:space="preserve">, </w:t>
      </w:r>
      <w:r w:rsidRPr="00FB5D05">
        <w:rPr>
          <w:i/>
        </w:rPr>
        <w:t>74</w:t>
      </w:r>
      <w:r w:rsidRPr="00FB5D05">
        <w:t>, 340-348, doi:10.4067/s0718-58392014000300013.</w:t>
      </w:r>
    </w:p>
    <w:p w14:paraId="0D533253" w14:textId="77777777" w:rsidR="00FB5D05" w:rsidRPr="00FB5D05" w:rsidRDefault="00FB5D05" w:rsidP="00FB5D05">
      <w:pPr>
        <w:pStyle w:val="EndNoteBibliography"/>
        <w:ind w:left="720" w:hanging="720"/>
      </w:pPr>
      <w:r w:rsidRPr="00FB5D05">
        <w:lastRenderedPageBreak/>
        <w:t>60.</w:t>
      </w:r>
      <w:r w:rsidRPr="00FB5D05">
        <w:tab/>
        <w:t xml:space="preserve">Alletto, L.; Coquet, Y. Temporal and spatial variability of soil bulk density and near-saturated hydraulic conductivity under two contrasted tillage management systems. </w:t>
      </w:r>
      <w:r w:rsidRPr="00FB5D05">
        <w:rPr>
          <w:i/>
        </w:rPr>
        <w:t xml:space="preserve">Geoderma </w:t>
      </w:r>
      <w:r w:rsidRPr="00FB5D05">
        <w:rPr>
          <w:b/>
        </w:rPr>
        <w:t>2009</w:t>
      </w:r>
      <w:r w:rsidRPr="00FB5D05">
        <w:t xml:space="preserve">, </w:t>
      </w:r>
      <w:r w:rsidRPr="00FB5D05">
        <w:rPr>
          <w:i/>
        </w:rPr>
        <w:t>152</w:t>
      </w:r>
      <w:r w:rsidRPr="00FB5D05">
        <w:t>, 85-94, doi:10.1016/j.geoderma.2009.05.023.</w:t>
      </w:r>
    </w:p>
    <w:p w14:paraId="51A9735E" w14:textId="77777777" w:rsidR="00FB5D05" w:rsidRPr="00FB5D05" w:rsidRDefault="00FB5D05" w:rsidP="00FB5D05">
      <w:pPr>
        <w:pStyle w:val="EndNoteBibliography"/>
        <w:ind w:left="720" w:hanging="720"/>
      </w:pPr>
      <w:r w:rsidRPr="00FB5D05">
        <w:t>61.</w:t>
      </w:r>
      <w:r w:rsidRPr="00FB5D05">
        <w:tab/>
        <w:t xml:space="preserve">Chenu, C.; Le Bissonnais, Y.; Arrouays, D. Organic matter influence on clay wettability and soil aggregate stability. </w:t>
      </w:r>
      <w:r w:rsidRPr="00FB5D05">
        <w:rPr>
          <w:i/>
        </w:rPr>
        <w:t xml:space="preserve">Soil Science Society of America Journal </w:t>
      </w:r>
      <w:r w:rsidRPr="00FB5D05">
        <w:rPr>
          <w:b/>
        </w:rPr>
        <w:t>2000</w:t>
      </w:r>
      <w:r w:rsidRPr="00FB5D05">
        <w:t xml:space="preserve">, </w:t>
      </w:r>
      <w:r w:rsidRPr="00FB5D05">
        <w:rPr>
          <w:i/>
        </w:rPr>
        <w:t>64</w:t>
      </w:r>
      <w:r w:rsidRPr="00FB5D05">
        <w:t>, 1479-1486, doi:10.2136/sssaj2000.6441479x.</w:t>
      </w:r>
    </w:p>
    <w:p w14:paraId="7709295B" w14:textId="77777777" w:rsidR="00FB5D05" w:rsidRPr="00FB5D05" w:rsidRDefault="00FB5D05" w:rsidP="00FB5D05">
      <w:pPr>
        <w:pStyle w:val="EndNoteBibliography"/>
        <w:ind w:left="720" w:hanging="720"/>
      </w:pPr>
      <w:r w:rsidRPr="00FB5D05">
        <w:t>62.</w:t>
      </w:r>
      <w:r w:rsidRPr="00FB5D05">
        <w:tab/>
        <w:t xml:space="preserve">Hallett, P.D.; Baumgartl, T.; Young, I.M. Subcritical water repellency of aggregates from a range of soil management practices. </w:t>
      </w:r>
      <w:r w:rsidRPr="00FB5D05">
        <w:rPr>
          <w:i/>
        </w:rPr>
        <w:t xml:space="preserve">Soil Science Society of America Journal </w:t>
      </w:r>
      <w:r w:rsidRPr="00FB5D05">
        <w:rPr>
          <w:b/>
        </w:rPr>
        <w:t>2001</w:t>
      </w:r>
      <w:r w:rsidRPr="00FB5D05">
        <w:t xml:space="preserve">, </w:t>
      </w:r>
      <w:r w:rsidRPr="00FB5D05">
        <w:rPr>
          <w:i/>
        </w:rPr>
        <w:t>65</w:t>
      </w:r>
      <w:r w:rsidRPr="00FB5D05">
        <w:t>, 184-190, doi:10.2136/sssaj2001.651184x.</w:t>
      </w:r>
    </w:p>
    <w:p w14:paraId="59B0BB1A" w14:textId="77777777" w:rsidR="00FB5D05" w:rsidRPr="00E22225" w:rsidRDefault="00FB5D05" w:rsidP="00FB5D05">
      <w:pPr>
        <w:pStyle w:val="EndNoteBibliography"/>
        <w:ind w:left="720" w:hanging="720"/>
        <w:rPr>
          <w:lang w:val="es-CL"/>
          <w:rPrChange w:id="196" w:author="Nicolás Riveras Muñoz" w:date="2022-10-15T16:56:00Z">
            <w:rPr/>
          </w:rPrChange>
        </w:rPr>
      </w:pPr>
      <w:r w:rsidRPr="00FB5D05">
        <w:t>63.</w:t>
      </w:r>
      <w:r w:rsidRPr="00FB5D05">
        <w:tab/>
        <w:t xml:space="preserve">Pathak, P.; Wani, S.; Sudi, R. Long-term effects of management systems on crop yield and soil physical properties of semi-arid tropics of Vertisols. </w:t>
      </w:r>
      <w:r w:rsidRPr="00E22225">
        <w:rPr>
          <w:lang w:val="es-CL"/>
          <w:rPrChange w:id="197" w:author="Nicolás Riveras Muñoz" w:date="2022-10-15T16:56:00Z">
            <w:rPr/>
          </w:rPrChange>
        </w:rPr>
        <w:t>2011; Volume 02, pp. 435-442.</w:t>
      </w:r>
    </w:p>
    <w:p w14:paraId="7776B1E8" w14:textId="77777777" w:rsidR="00FB5D05" w:rsidRPr="00FB5D05" w:rsidRDefault="00FB5D05" w:rsidP="00FB5D05">
      <w:pPr>
        <w:pStyle w:val="EndNoteBibliography"/>
        <w:ind w:left="720" w:hanging="720"/>
      </w:pPr>
      <w:r w:rsidRPr="00E22225">
        <w:rPr>
          <w:lang w:val="es-CL"/>
          <w:rPrChange w:id="198" w:author="Nicolás Riveras Muñoz" w:date="2022-10-15T16:56:00Z">
            <w:rPr/>
          </w:rPrChange>
        </w:rPr>
        <w:t>64.</w:t>
      </w:r>
      <w:r w:rsidRPr="00E22225">
        <w:rPr>
          <w:lang w:val="es-CL"/>
          <w:rPrChange w:id="199" w:author="Nicolás Riveras Muñoz" w:date="2022-10-15T16:56:00Z">
            <w:rPr/>
          </w:rPrChange>
        </w:rPr>
        <w:tab/>
        <w:t xml:space="preserve">Seguel, O.; Sagardía, S.; Casanova, M. Efecto del exudado de Chaitophorus leucomelas sobre las propiedades hidráulicas del suelo. </w:t>
      </w:r>
      <w:r w:rsidRPr="00FB5D05">
        <w:rPr>
          <w:i/>
        </w:rPr>
        <w:t xml:space="preserve">Agro Sur </w:t>
      </w:r>
      <w:r w:rsidRPr="00FB5D05">
        <w:rPr>
          <w:b/>
        </w:rPr>
        <w:t>2013</w:t>
      </w:r>
      <w:r w:rsidRPr="00FB5D05">
        <w:t xml:space="preserve">, </w:t>
      </w:r>
      <w:r w:rsidRPr="00FB5D05">
        <w:rPr>
          <w:i/>
        </w:rPr>
        <w:t>41</w:t>
      </w:r>
      <w:r w:rsidRPr="00FB5D05">
        <w:t>, 1-7, doi:10.4206/agrosur.2013.v41n2-01.</w:t>
      </w:r>
    </w:p>
    <w:p w14:paraId="3B2E7EA3" w14:textId="57AF344F" w:rsidR="00FA2825" w:rsidRPr="00123AE9" w:rsidRDefault="00621DD9" w:rsidP="006C720C">
      <w:pPr>
        <w:pStyle w:val="MDPI71References"/>
        <w:ind w:left="426" w:hanging="426"/>
      </w:pPr>
      <w:r w:rsidRPr="00123AE9">
        <w:fldChar w:fldCharType="end"/>
      </w:r>
    </w:p>
    <w:sectPr w:rsidR="00FA2825" w:rsidRPr="00123AE9" w:rsidSect="0042233F">
      <w:headerReference w:type="even" r:id="rId21"/>
      <w:headerReference w:type="default" r:id="rId22"/>
      <w:footerReference w:type="default" r:id="rId23"/>
      <w:headerReference w:type="first" r:id="rId24"/>
      <w:footerReference w:type="first" r:id="rId25"/>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40318" w14:textId="77777777" w:rsidR="00551E6A" w:rsidRDefault="00551E6A">
      <w:pPr>
        <w:spacing w:line="240" w:lineRule="auto"/>
      </w:pPr>
      <w:r>
        <w:separator/>
      </w:r>
    </w:p>
  </w:endnote>
  <w:endnote w:type="continuationSeparator" w:id="0">
    <w:p w14:paraId="794DAEA2" w14:textId="77777777" w:rsidR="00551E6A" w:rsidRDefault="00551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C7BB" w14:textId="77777777" w:rsidR="00FF3C90" w:rsidRDefault="00FF3C90"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BF93" w14:textId="77777777" w:rsidR="00113A57" w:rsidRDefault="00113A57" w:rsidP="00B9071D">
    <w:pPr>
      <w:pBdr>
        <w:top w:val="single" w:sz="4" w:space="0" w:color="000000"/>
      </w:pBdr>
      <w:tabs>
        <w:tab w:val="right" w:pos="8844"/>
      </w:tabs>
      <w:adjustRightInd w:val="0"/>
      <w:snapToGrid w:val="0"/>
      <w:spacing w:before="480" w:line="100" w:lineRule="exact"/>
      <w:jc w:val="left"/>
      <w:rPr>
        <w:i/>
        <w:sz w:val="16"/>
        <w:szCs w:val="16"/>
      </w:rPr>
    </w:pPr>
  </w:p>
  <w:p w14:paraId="01154B97" w14:textId="77777777" w:rsidR="00FF3C90" w:rsidRPr="00372FCD" w:rsidRDefault="00FF3C90" w:rsidP="00A37AF1">
    <w:pPr>
      <w:tabs>
        <w:tab w:val="right" w:pos="10466"/>
      </w:tabs>
      <w:adjustRightInd w:val="0"/>
      <w:snapToGrid w:val="0"/>
      <w:spacing w:line="240" w:lineRule="auto"/>
      <w:rPr>
        <w:sz w:val="16"/>
        <w:szCs w:val="16"/>
        <w:lang w:val="fr-CH"/>
      </w:rPr>
    </w:pPr>
    <w:r>
      <w:rPr>
        <w:i/>
        <w:sz w:val="16"/>
        <w:szCs w:val="16"/>
      </w:rPr>
      <w:t xml:space="preserve">Soil Syst. </w:t>
    </w:r>
    <w:r w:rsidR="00594649">
      <w:rPr>
        <w:b/>
        <w:bCs/>
        <w:iCs/>
        <w:sz w:val="16"/>
        <w:szCs w:val="16"/>
      </w:rPr>
      <w:t>2022</w:t>
    </w:r>
    <w:r w:rsidR="00BB476B" w:rsidRPr="00BB476B">
      <w:rPr>
        <w:bCs/>
        <w:iCs/>
        <w:sz w:val="16"/>
        <w:szCs w:val="16"/>
      </w:rPr>
      <w:t>,</w:t>
    </w:r>
    <w:r w:rsidR="00594649">
      <w:rPr>
        <w:bCs/>
        <w:i/>
        <w:iCs/>
        <w:sz w:val="16"/>
        <w:szCs w:val="16"/>
      </w:rPr>
      <w:t xml:space="preserve"> 6</w:t>
    </w:r>
    <w:r w:rsidR="00BB476B" w:rsidRPr="00BB476B">
      <w:rPr>
        <w:bCs/>
        <w:iCs/>
        <w:sz w:val="16"/>
        <w:szCs w:val="16"/>
      </w:rPr>
      <w:t xml:space="preserve">, </w:t>
    </w:r>
    <w:r w:rsidR="00A06ADC">
      <w:rPr>
        <w:bCs/>
        <w:iCs/>
        <w:sz w:val="16"/>
        <w:szCs w:val="16"/>
      </w:rPr>
      <w:t>x</w:t>
    </w:r>
    <w:r w:rsidR="00113A57">
      <w:rPr>
        <w:bCs/>
        <w:iCs/>
        <w:sz w:val="16"/>
        <w:szCs w:val="16"/>
      </w:rPr>
      <w:t>. https://doi.org/10.3390/xxxxx</w:t>
    </w:r>
    <w:r w:rsidR="00A37AF1" w:rsidRPr="00503020">
      <w:rPr>
        <w:sz w:val="16"/>
        <w:szCs w:val="16"/>
        <w:lang w:val="fr-CH"/>
      </w:rPr>
      <w:tab/>
    </w:r>
    <w:r w:rsidRPr="00503020">
      <w:rPr>
        <w:sz w:val="16"/>
        <w:szCs w:val="16"/>
        <w:lang w:val="fr-CH"/>
      </w:rPr>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5A457" w14:textId="77777777" w:rsidR="00551E6A" w:rsidRDefault="00551E6A">
      <w:pPr>
        <w:spacing w:line="240" w:lineRule="auto"/>
      </w:pPr>
      <w:r>
        <w:separator/>
      </w:r>
    </w:p>
  </w:footnote>
  <w:footnote w:type="continuationSeparator" w:id="0">
    <w:p w14:paraId="117D1793" w14:textId="77777777" w:rsidR="00551E6A" w:rsidRDefault="00551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5EE" w14:textId="77777777" w:rsidR="00FF3C90" w:rsidRDefault="00FF3C90"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4DE3" w14:textId="77777777" w:rsidR="00113A57" w:rsidRDefault="00FF3C90" w:rsidP="00A37AF1">
    <w:pPr>
      <w:tabs>
        <w:tab w:val="right" w:pos="10466"/>
      </w:tabs>
      <w:adjustRightInd w:val="0"/>
      <w:snapToGrid w:val="0"/>
      <w:spacing w:line="240" w:lineRule="auto"/>
      <w:rPr>
        <w:sz w:val="16"/>
      </w:rPr>
    </w:pPr>
    <w:r>
      <w:rPr>
        <w:i/>
        <w:sz w:val="16"/>
        <w:szCs w:val="16"/>
      </w:rPr>
      <w:t xml:space="preserve">Soil Syst. </w:t>
    </w:r>
    <w:r w:rsidR="00594649">
      <w:rPr>
        <w:b/>
        <w:sz w:val="16"/>
      </w:rPr>
      <w:t>2022</w:t>
    </w:r>
    <w:r w:rsidR="00BB476B" w:rsidRPr="00BB476B">
      <w:rPr>
        <w:sz w:val="16"/>
      </w:rPr>
      <w:t>,</w:t>
    </w:r>
    <w:r w:rsidR="00594649">
      <w:rPr>
        <w:i/>
        <w:sz w:val="16"/>
      </w:rPr>
      <w:t xml:space="preserve"> 6</w:t>
    </w:r>
    <w:r w:rsidR="00A06ADC">
      <w:rPr>
        <w:sz w:val="16"/>
      </w:rPr>
      <w:t>, x FOR PEER REVIEW</w:t>
    </w:r>
    <w:r w:rsidR="00A37AF1">
      <w:rPr>
        <w:sz w:val="16"/>
      </w:rPr>
      <w:tab/>
    </w:r>
    <w:r w:rsidR="00A06ADC">
      <w:rPr>
        <w:sz w:val="16"/>
      </w:rPr>
      <w:fldChar w:fldCharType="begin"/>
    </w:r>
    <w:r w:rsidR="00A06ADC">
      <w:rPr>
        <w:sz w:val="16"/>
      </w:rPr>
      <w:instrText xml:space="preserve"> PAGE   \* MERGEFORMAT </w:instrText>
    </w:r>
    <w:r w:rsidR="00A06ADC">
      <w:rPr>
        <w:sz w:val="16"/>
      </w:rPr>
      <w:fldChar w:fldCharType="separate"/>
    </w:r>
    <w:r w:rsidR="002A1811">
      <w:rPr>
        <w:sz w:val="16"/>
      </w:rPr>
      <w:t>5</w:t>
    </w:r>
    <w:r w:rsidR="00A06ADC">
      <w:rPr>
        <w:sz w:val="16"/>
      </w:rPr>
      <w:fldChar w:fldCharType="end"/>
    </w:r>
    <w:r w:rsidR="00A06ADC">
      <w:rPr>
        <w:sz w:val="16"/>
      </w:rPr>
      <w:t xml:space="preserve"> of </w:t>
    </w:r>
    <w:r w:rsidR="00A06ADC">
      <w:rPr>
        <w:sz w:val="16"/>
      </w:rPr>
      <w:fldChar w:fldCharType="begin"/>
    </w:r>
    <w:r w:rsidR="00A06ADC">
      <w:rPr>
        <w:sz w:val="16"/>
      </w:rPr>
      <w:instrText xml:space="preserve"> NUMPAGES   \* MERGEFORMAT </w:instrText>
    </w:r>
    <w:r w:rsidR="00A06ADC">
      <w:rPr>
        <w:sz w:val="16"/>
      </w:rPr>
      <w:fldChar w:fldCharType="separate"/>
    </w:r>
    <w:r w:rsidR="002A1811">
      <w:rPr>
        <w:sz w:val="16"/>
      </w:rPr>
      <w:t>5</w:t>
    </w:r>
    <w:r w:rsidR="00A06ADC">
      <w:rPr>
        <w:sz w:val="16"/>
      </w:rPr>
      <w:fldChar w:fldCharType="end"/>
    </w:r>
  </w:p>
  <w:p w14:paraId="45AAA16E" w14:textId="77777777" w:rsidR="00FF3C90" w:rsidRPr="00435AE0" w:rsidRDefault="00FF3C90"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113A57" w:rsidRPr="00A37AF1" w14:paraId="1D5E4899" w14:textId="77777777" w:rsidTr="00741F5F">
      <w:trPr>
        <w:trHeight w:val="686"/>
      </w:trPr>
      <w:tc>
        <w:tcPr>
          <w:tcW w:w="3679" w:type="dxa"/>
          <w:shd w:val="clear" w:color="auto" w:fill="auto"/>
          <w:vAlign w:val="center"/>
        </w:tcPr>
        <w:p w14:paraId="00719513" w14:textId="77777777" w:rsidR="00113A57" w:rsidRPr="00FE6C93" w:rsidRDefault="00BA5790" w:rsidP="00A37AF1">
          <w:pPr>
            <w:pStyle w:val="Header"/>
            <w:pBdr>
              <w:bottom w:val="none" w:sz="0" w:space="0" w:color="auto"/>
            </w:pBdr>
            <w:jc w:val="left"/>
            <w:rPr>
              <w:rFonts w:eastAsia="DengXian"/>
              <w:b/>
              <w:bCs/>
            </w:rPr>
          </w:pPr>
          <w:r w:rsidRPr="00FE6C93">
            <w:rPr>
              <w:rFonts w:eastAsia="DengXian"/>
              <w:b/>
              <w:bCs/>
            </w:rPr>
            <w:drawing>
              <wp:inline distT="0" distB="0" distL="0" distR="0" wp14:anchorId="6338C02F" wp14:editId="1331A597">
                <wp:extent cx="1371600" cy="429260"/>
                <wp:effectExtent l="0" t="0" r="0" b="0"/>
                <wp:docPr id="1"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2070A67D" w14:textId="77777777" w:rsidR="00113A57" w:rsidRPr="00FE6C93" w:rsidRDefault="00113A57" w:rsidP="00A37AF1">
          <w:pPr>
            <w:pStyle w:val="Header"/>
            <w:pBdr>
              <w:bottom w:val="none" w:sz="0" w:space="0" w:color="auto"/>
            </w:pBdr>
            <w:rPr>
              <w:rFonts w:eastAsia="DengXian"/>
              <w:b/>
              <w:bCs/>
            </w:rPr>
          </w:pPr>
        </w:p>
      </w:tc>
      <w:tc>
        <w:tcPr>
          <w:tcW w:w="2273" w:type="dxa"/>
          <w:shd w:val="clear" w:color="auto" w:fill="auto"/>
          <w:vAlign w:val="center"/>
        </w:tcPr>
        <w:p w14:paraId="1CAFBFD0" w14:textId="77777777" w:rsidR="00113A57" w:rsidRPr="00FE6C93" w:rsidRDefault="00741F5F" w:rsidP="00741F5F">
          <w:pPr>
            <w:pStyle w:val="Header"/>
            <w:pBdr>
              <w:bottom w:val="none" w:sz="0" w:space="0" w:color="auto"/>
            </w:pBdr>
            <w:jc w:val="right"/>
            <w:rPr>
              <w:rFonts w:eastAsia="DengXian"/>
              <w:b/>
              <w:bCs/>
            </w:rPr>
          </w:pPr>
          <w:r>
            <w:rPr>
              <w:rFonts w:eastAsia="DengXian"/>
              <w:b/>
              <w:bCs/>
            </w:rPr>
            <w:drawing>
              <wp:inline distT="0" distB="0" distL="0" distR="0" wp14:anchorId="72AA5583" wp14:editId="0B9F839F">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513CFFD" w14:textId="77777777" w:rsidR="00FF3C90" w:rsidRPr="00113A57" w:rsidRDefault="00FF3C90"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990541A"/>
    <w:lvl w:ilvl="0" w:tplc="F5F416A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FD7CEF"/>
    <w:multiLevelType w:val="hybridMultilevel"/>
    <w:tmpl w:val="37A87CCA"/>
    <w:lvl w:ilvl="0" w:tplc="82BE40E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D5F2D46"/>
    <w:multiLevelType w:val="hybridMultilevel"/>
    <w:tmpl w:val="D7DA4C08"/>
    <w:lvl w:ilvl="0" w:tplc="14402724">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42E53"/>
    <w:multiLevelType w:val="hybridMultilevel"/>
    <w:tmpl w:val="B91C12A0"/>
    <w:lvl w:ilvl="0" w:tplc="F27E54E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6063962">
    <w:abstractNumId w:val="4"/>
  </w:num>
  <w:num w:numId="2" w16cid:durableId="784540106">
    <w:abstractNumId w:val="6"/>
  </w:num>
  <w:num w:numId="3" w16cid:durableId="1319113873">
    <w:abstractNumId w:val="2"/>
  </w:num>
  <w:num w:numId="4" w16cid:durableId="1764842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1059026">
    <w:abstractNumId w:val="5"/>
  </w:num>
  <w:num w:numId="6" w16cid:durableId="1307468468">
    <w:abstractNumId w:val="9"/>
  </w:num>
  <w:num w:numId="7" w16cid:durableId="296103397">
    <w:abstractNumId w:val="1"/>
  </w:num>
  <w:num w:numId="8" w16cid:durableId="721757730">
    <w:abstractNumId w:val="9"/>
  </w:num>
  <w:num w:numId="9" w16cid:durableId="1086422494">
    <w:abstractNumId w:val="1"/>
  </w:num>
  <w:num w:numId="10" w16cid:durableId="345792106">
    <w:abstractNumId w:val="9"/>
  </w:num>
  <w:num w:numId="11" w16cid:durableId="1691106525">
    <w:abstractNumId w:val="1"/>
  </w:num>
  <w:num w:numId="12" w16cid:durableId="1372924132">
    <w:abstractNumId w:val="10"/>
  </w:num>
  <w:num w:numId="13" w16cid:durableId="154221733">
    <w:abstractNumId w:val="9"/>
  </w:num>
  <w:num w:numId="14" w16cid:durableId="1084689589">
    <w:abstractNumId w:val="1"/>
  </w:num>
  <w:num w:numId="15" w16cid:durableId="1129545719">
    <w:abstractNumId w:val="0"/>
  </w:num>
  <w:num w:numId="16" w16cid:durableId="142040184">
    <w:abstractNumId w:val="8"/>
  </w:num>
  <w:num w:numId="17" w16cid:durableId="2136024481">
    <w:abstractNumId w:val="0"/>
  </w:num>
  <w:num w:numId="18" w16cid:durableId="175462974">
    <w:abstractNumId w:val="9"/>
  </w:num>
  <w:num w:numId="19" w16cid:durableId="1998026624">
    <w:abstractNumId w:val="1"/>
  </w:num>
  <w:num w:numId="20" w16cid:durableId="990211343">
    <w:abstractNumId w:val="0"/>
  </w:num>
  <w:num w:numId="21" w16cid:durableId="1323007813">
    <w:abstractNumId w:val="3"/>
  </w:num>
  <w:num w:numId="22" w16cid:durableId="1217468379">
    <w:abstractNumId w:val="11"/>
  </w:num>
  <w:num w:numId="23" w16cid:durableId="170529710">
    <w:abstractNumId w:val="7"/>
  </w:num>
  <w:num w:numId="24" w16cid:durableId="194846670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ás Riveras Muñoz">
    <w15:presenceInfo w15:providerId="Windows Live" w15:userId="0d90a8455261cb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LUwMDI0NjQxNjMwsDRU0lEKTi0uzszPAykwNKgFAHJD01MtAAAA"/>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soil_structure_biocrust_references&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9&lt;/item&gt;&lt;item&gt;51&lt;/item&gt;&lt;item&gt;52&lt;/item&gt;&lt;item&gt;53&lt;/item&gt;&lt;item&gt;54&lt;/item&gt;&lt;item&gt;55&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item&gt;94&lt;/item&gt;&lt;item&gt;301&lt;/item&gt;&lt;item&gt;302&lt;/item&gt;&lt;item&gt;303&lt;/item&gt;&lt;item&gt;305&lt;/item&gt;&lt;/record-ids&gt;&lt;/item&gt;&lt;/Libraries&gt;"/>
  </w:docVars>
  <w:rsids>
    <w:rsidRoot w:val="00CF3012"/>
    <w:rsid w:val="0000047B"/>
    <w:rsid w:val="00000EDD"/>
    <w:rsid w:val="00007B31"/>
    <w:rsid w:val="0003229A"/>
    <w:rsid w:val="00036F75"/>
    <w:rsid w:val="00040EBE"/>
    <w:rsid w:val="00043D14"/>
    <w:rsid w:val="0005133F"/>
    <w:rsid w:val="00061570"/>
    <w:rsid w:val="00061946"/>
    <w:rsid w:val="0006251D"/>
    <w:rsid w:val="0006735B"/>
    <w:rsid w:val="00070E9F"/>
    <w:rsid w:val="000741E1"/>
    <w:rsid w:val="000763E1"/>
    <w:rsid w:val="000826FB"/>
    <w:rsid w:val="000917A9"/>
    <w:rsid w:val="00092527"/>
    <w:rsid w:val="000A3EDB"/>
    <w:rsid w:val="000A531E"/>
    <w:rsid w:val="000A5D21"/>
    <w:rsid w:val="000B4E50"/>
    <w:rsid w:val="000C22E6"/>
    <w:rsid w:val="000D3C25"/>
    <w:rsid w:val="000D4C56"/>
    <w:rsid w:val="000E5604"/>
    <w:rsid w:val="000F24C2"/>
    <w:rsid w:val="000F32F3"/>
    <w:rsid w:val="000F3BC1"/>
    <w:rsid w:val="000F42FA"/>
    <w:rsid w:val="00103646"/>
    <w:rsid w:val="00112567"/>
    <w:rsid w:val="00113A57"/>
    <w:rsid w:val="00121B40"/>
    <w:rsid w:val="00123AE9"/>
    <w:rsid w:val="001311AB"/>
    <w:rsid w:val="00146303"/>
    <w:rsid w:val="00146CAB"/>
    <w:rsid w:val="0015288B"/>
    <w:rsid w:val="001558A9"/>
    <w:rsid w:val="00155DEF"/>
    <w:rsid w:val="00161594"/>
    <w:rsid w:val="001637FB"/>
    <w:rsid w:val="00165A89"/>
    <w:rsid w:val="00165D92"/>
    <w:rsid w:val="0017487E"/>
    <w:rsid w:val="00181751"/>
    <w:rsid w:val="001919A0"/>
    <w:rsid w:val="00193ECB"/>
    <w:rsid w:val="001954FE"/>
    <w:rsid w:val="00196BC7"/>
    <w:rsid w:val="001A0027"/>
    <w:rsid w:val="001A2310"/>
    <w:rsid w:val="001A32ED"/>
    <w:rsid w:val="001A37C3"/>
    <w:rsid w:val="001A7BD1"/>
    <w:rsid w:val="001B66D8"/>
    <w:rsid w:val="001C6143"/>
    <w:rsid w:val="001D75FE"/>
    <w:rsid w:val="001E2AEB"/>
    <w:rsid w:val="001F2463"/>
    <w:rsid w:val="001F744B"/>
    <w:rsid w:val="00203100"/>
    <w:rsid w:val="0020631B"/>
    <w:rsid w:val="002120A1"/>
    <w:rsid w:val="00215850"/>
    <w:rsid w:val="0022109C"/>
    <w:rsid w:val="00222F29"/>
    <w:rsid w:val="00230400"/>
    <w:rsid w:val="00247700"/>
    <w:rsid w:val="00265A78"/>
    <w:rsid w:val="0026631B"/>
    <w:rsid w:val="00267575"/>
    <w:rsid w:val="00270AAD"/>
    <w:rsid w:val="002731C2"/>
    <w:rsid w:val="00276D8F"/>
    <w:rsid w:val="002779A0"/>
    <w:rsid w:val="00280065"/>
    <w:rsid w:val="002A1811"/>
    <w:rsid w:val="002B12A5"/>
    <w:rsid w:val="002B7133"/>
    <w:rsid w:val="002B7C02"/>
    <w:rsid w:val="002C3E45"/>
    <w:rsid w:val="002D7506"/>
    <w:rsid w:val="002F398F"/>
    <w:rsid w:val="002F56D7"/>
    <w:rsid w:val="00302DF8"/>
    <w:rsid w:val="0030598E"/>
    <w:rsid w:val="003108F0"/>
    <w:rsid w:val="003225C0"/>
    <w:rsid w:val="00326141"/>
    <w:rsid w:val="003305A6"/>
    <w:rsid w:val="00330A3F"/>
    <w:rsid w:val="00333CF2"/>
    <w:rsid w:val="0033451C"/>
    <w:rsid w:val="003358BF"/>
    <w:rsid w:val="00337461"/>
    <w:rsid w:val="0034323D"/>
    <w:rsid w:val="003446CB"/>
    <w:rsid w:val="00347C41"/>
    <w:rsid w:val="003560B5"/>
    <w:rsid w:val="00366555"/>
    <w:rsid w:val="0037096F"/>
    <w:rsid w:val="00375097"/>
    <w:rsid w:val="003810A8"/>
    <w:rsid w:val="00382EFA"/>
    <w:rsid w:val="00385F5E"/>
    <w:rsid w:val="00390719"/>
    <w:rsid w:val="00394A8F"/>
    <w:rsid w:val="003A2D99"/>
    <w:rsid w:val="003A36FC"/>
    <w:rsid w:val="003A7541"/>
    <w:rsid w:val="003A79A0"/>
    <w:rsid w:val="003B2F62"/>
    <w:rsid w:val="003C48E6"/>
    <w:rsid w:val="003C5435"/>
    <w:rsid w:val="003D513D"/>
    <w:rsid w:val="003D59E8"/>
    <w:rsid w:val="003D5C7D"/>
    <w:rsid w:val="003D65BC"/>
    <w:rsid w:val="003D6668"/>
    <w:rsid w:val="003E03D6"/>
    <w:rsid w:val="003F36E2"/>
    <w:rsid w:val="003F39EB"/>
    <w:rsid w:val="00401D30"/>
    <w:rsid w:val="00412A2D"/>
    <w:rsid w:val="00415047"/>
    <w:rsid w:val="004150BE"/>
    <w:rsid w:val="004159F4"/>
    <w:rsid w:val="00421C5B"/>
    <w:rsid w:val="0042233F"/>
    <w:rsid w:val="00423605"/>
    <w:rsid w:val="00425F65"/>
    <w:rsid w:val="004327A8"/>
    <w:rsid w:val="00434B10"/>
    <w:rsid w:val="00435897"/>
    <w:rsid w:val="00446039"/>
    <w:rsid w:val="0045581D"/>
    <w:rsid w:val="00456A35"/>
    <w:rsid w:val="004619D1"/>
    <w:rsid w:val="00461AD2"/>
    <w:rsid w:val="0046284B"/>
    <w:rsid w:val="00473C19"/>
    <w:rsid w:val="00474B7A"/>
    <w:rsid w:val="00474BA7"/>
    <w:rsid w:val="004759AA"/>
    <w:rsid w:val="00475D84"/>
    <w:rsid w:val="00484970"/>
    <w:rsid w:val="00486D87"/>
    <w:rsid w:val="00495E54"/>
    <w:rsid w:val="00497575"/>
    <w:rsid w:val="004A241B"/>
    <w:rsid w:val="004A2C7A"/>
    <w:rsid w:val="004A3920"/>
    <w:rsid w:val="004B5A74"/>
    <w:rsid w:val="004B60A8"/>
    <w:rsid w:val="004C2241"/>
    <w:rsid w:val="004C62E8"/>
    <w:rsid w:val="004D0019"/>
    <w:rsid w:val="004E7FF4"/>
    <w:rsid w:val="004F173B"/>
    <w:rsid w:val="004F51F0"/>
    <w:rsid w:val="004F5A93"/>
    <w:rsid w:val="004F6D7F"/>
    <w:rsid w:val="005104B9"/>
    <w:rsid w:val="0052290E"/>
    <w:rsid w:val="00530EE7"/>
    <w:rsid w:val="00535046"/>
    <w:rsid w:val="005427DB"/>
    <w:rsid w:val="00551E6A"/>
    <w:rsid w:val="00553BAF"/>
    <w:rsid w:val="0055525F"/>
    <w:rsid w:val="00555723"/>
    <w:rsid w:val="00564814"/>
    <w:rsid w:val="00571DD1"/>
    <w:rsid w:val="00572AAE"/>
    <w:rsid w:val="00580358"/>
    <w:rsid w:val="00581F3A"/>
    <w:rsid w:val="00582ADD"/>
    <w:rsid w:val="00585036"/>
    <w:rsid w:val="00585D3D"/>
    <w:rsid w:val="0059153D"/>
    <w:rsid w:val="00594649"/>
    <w:rsid w:val="005A0700"/>
    <w:rsid w:val="005B36CD"/>
    <w:rsid w:val="005C0E94"/>
    <w:rsid w:val="005C7212"/>
    <w:rsid w:val="005D47EF"/>
    <w:rsid w:val="005E3A46"/>
    <w:rsid w:val="005E4B08"/>
    <w:rsid w:val="005E59DE"/>
    <w:rsid w:val="005E7431"/>
    <w:rsid w:val="005F11A1"/>
    <w:rsid w:val="00600110"/>
    <w:rsid w:val="00604214"/>
    <w:rsid w:val="0060444A"/>
    <w:rsid w:val="00615E56"/>
    <w:rsid w:val="00620E8F"/>
    <w:rsid w:val="00621DD9"/>
    <w:rsid w:val="00631919"/>
    <w:rsid w:val="006323A3"/>
    <w:rsid w:val="006335CB"/>
    <w:rsid w:val="00633E3A"/>
    <w:rsid w:val="00634946"/>
    <w:rsid w:val="00643E36"/>
    <w:rsid w:val="0064549B"/>
    <w:rsid w:val="006565FB"/>
    <w:rsid w:val="00665378"/>
    <w:rsid w:val="00670B6F"/>
    <w:rsid w:val="0067434C"/>
    <w:rsid w:val="00680018"/>
    <w:rsid w:val="006812B5"/>
    <w:rsid w:val="00686527"/>
    <w:rsid w:val="00692393"/>
    <w:rsid w:val="00697E4A"/>
    <w:rsid w:val="006A4A42"/>
    <w:rsid w:val="006A5C73"/>
    <w:rsid w:val="006B54A2"/>
    <w:rsid w:val="006C2018"/>
    <w:rsid w:val="006C720C"/>
    <w:rsid w:val="006C78B2"/>
    <w:rsid w:val="006D0437"/>
    <w:rsid w:val="006D6725"/>
    <w:rsid w:val="006E0488"/>
    <w:rsid w:val="006E76B0"/>
    <w:rsid w:val="006F31C6"/>
    <w:rsid w:val="006F37E3"/>
    <w:rsid w:val="007039B8"/>
    <w:rsid w:val="00715697"/>
    <w:rsid w:val="00730B42"/>
    <w:rsid w:val="007322F7"/>
    <w:rsid w:val="00736A37"/>
    <w:rsid w:val="007402E0"/>
    <w:rsid w:val="00741F5F"/>
    <w:rsid w:val="007457E3"/>
    <w:rsid w:val="00750EAD"/>
    <w:rsid w:val="00762DB8"/>
    <w:rsid w:val="0076344E"/>
    <w:rsid w:val="00770E1A"/>
    <w:rsid w:val="00776E65"/>
    <w:rsid w:val="00777D6D"/>
    <w:rsid w:val="0078464C"/>
    <w:rsid w:val="007B3E80"/>
    <w:rsid w:val="007B4C4F"/>
    <w:rsid w:val="007C33E4"/>
    <w:rsid w:val="007D495B"/>
    <w:rsid w:val="007D516B"/>
    <w:rsid w:val="0080206F"/>
    <w:rsid w:val="0080779C"/>
    <w:rsid w:val="0081232D"/>
    <w:rsid w:val="008201D6"/>
    <w:rsid w:val="00820DC8"/>
    <w:rsid w:val="00822C96"/>
    <w:rsid w:val="00836FE0"/>
    <w:rsid w:val="008373E1"/>
    <w:rsid w:val="0084207A"/>
    <w:rsid w:val="00845C6D"/>
    <w:rsid w:val="008542B8"/>
    <w:rsid w:val="00856C65"/>
    <w:rsid w:val="0086379F"/>
    <w:rsid w:val="00871393"/>
    <w:rsid w:val="0087230E"/>
    <w:rsid w:val="00883347"/>
    <w:rsid w:val="00890950"/>
    <w:rsid w:val="00892DD5"/>
    <w:rsid w:val="00893CD2"/>
    <w:rsid w:val="00894EB4"/>
    <w:rsid w:val="008A1C30"/>
    <w:rsid w:val="008A537D"/>
    <w:rsid w:val="008A75B1"/>
    <w:rsid w:val="008B0EC1"/>
    <w:rsid w:val="008B1422"/>
    <w:rsid w:val="008B34B7"/>
    <w:rsid w:val="008B66CE"/>
    <w:rsid w:val="008C4484"/>
    <w:rsid w:val="008C6449"/>
    <w:rsid w:val="008C680F"/>
    <w:rsid w:val="008C6D62"/>
    <w:rsid w:val="008C7353"/>
    <w:rsid w:val="008D19B2"/>
    <w:rsid w:val="008D2140"/>
    <w:rsid w:val="008D2CB2"/>
    <w:rsid w:val="008E3740"/>
    <w:rsid w:val="008E4624"/>
    <w:rsid w:val="00902CF4"/>
    <w:rsid w:val="0090328E"/>
    <w:rsid w:val="00904561"/>
    <w:rsid w:val="0090503C"/>
    <w:rsid w:val="009142B9"/>
    <w:rsid w:val="00925C7D"/>
    <w:rsid w:val="00931B27"/>
    <w:rsid w:val="00932C07"/>
    <w:rsid w:val="00941E82"/>
    <w:rsid w:val="009545B0"/>
    <w:rsid w:val="0096554A"/>
    <w:rsid w:val="009673D1"/>
    <w:rsid w:val="00971939"/>
    <w:rsid w:val="00973432"/>
    <w:rsid w:val="00976994"/>
    <w:rsid w:val="0098621E"/>
    <w:rsid w:val="009865F3"/>
    <w:rsid w:val="009878A2"/>
    <w:rsid w:val="009901A4"/>
    <w:rsid w:val="009905C7"/>
    <w:rsid w:val="009910DA"/>
    <w:rsid w:val="00997F44"/>
    <w:rsid w:val="009A0783"/>
    <w:rsid w:val="009A3850"/>
    <w:rsid w:val="009A6246"/>
    <w:rsid w:val="009B0645"/>
    <w:rsid w:val="009B28E8"/>
    <w:rsid w:val="009B3E51"/>
    <w:rsid w:val="009C0122"/>
    <w:rsid w:val="009C125A"/>
    <w:rsid w:val="009C279D"/>
    <w:rsid w:val="009C450F"/>
    <w:rsid w:val="009C5C4D"/>
    <w:rsid w:val="009C63EE"/>
    <w:rsid w:val="009D3C1B"/>
    <w:rsid w:val="009E37AA"/>
    <w:rsid w:val="009F42FA"/>
    <w:rsid w:val="009F70E6"/>
    <w:rsid w:val="00A008B4"/>
    <w:rsid w:val="00A058AB"/>
    <w:rsid w:val="00A06ADC"/>
    <w:rsid w:val="00A115B7"/>
    <w:rsid w:val="00A12FE9"/>
    <w:rsid w:val="00A13CD8"/>
    <w:rsid w:val="00A21122"/>
    <w:rsid w:val="00A37AF1"/>
    <w:rsid w:val="00A44FED"/>
    <w:rsid w:val="00A45593"/>
    <w:rsid w:val="00A464EF"/>
    <w:rsid w:val="00A4754D"/>
    <w:rsid w:val="00A5129F"/>
    <w:rsid w:val="00A52944"/>
    <w:rsid w:val="00A604F5"/>
    <w:rsid w:val="00A60D6C"/>
    <w:rsid w:val="00A72F9F"/>
    <w:rsid w:val="00A74415"/>
    <w:rsid w:val="00A83036"/>
    <w:rsid w:val="00A83B96"/>
    <w:rsid w:val="00A91EE3"/>
    <w:rsid w:val="00AA22A0"/>
    <w:rsid w:val="00AB1F9F"/>
    <w:rsid w:val="00AB3E77"/>
    <w:rsid w:val="00AB415B"/>
    <w:rsid w:val="00AD01C6"/>
    <w:rsid w:val="00AD0D3F"/>
    <w:rsid w:val="00AD1B94"/>
    <w:rsid w:val="00AD3275"/>
    <w:rsid w:val="00AE1B93"/>
    <w:rsid w:val="00AE3475"/>
    <w:rsid w:val="00AF184F"/>
    <w:rsid w:val="00AF1D37"/>
    <w:rsid w:val="00AF5AD8"/>
    <w:rsid w:val="00AF5BBF"/>
    <w:rsid w:val="00AF77D4"/>
    <w:rsid w:val="00AF7EDA"/>
    <w:rsid w:val="00B0021F"/>
    <w:rsid w:val="00B00B36"/>
    <w:rsid w:val="00B0244A"/>
    <w:rsid w:val="00B07E18"/>
    <w:rsid w:val="00B12B56"/>
    <w:rsid w:val="00B17070"/>
    <w:rsid w:val="00B17B32"/>
    <w:rsid w:val="00B253E7"/>
    <w:rsid w:val="00B25C1F"/>
    <w:rsid w:val="00B3474D"/>
    <w:rsid w:val="00B40317"/>
    <w:rsid w:val="00B414D6"/>
    <w:rsid w:val="00B76238"/>
    <w:rsid w:val="00B8393B"/>
    <w:rsid w:val="00B9071D"/>
    <w:rsid w:val="00B91650"/>
    <w:rsid w:val="00B91818"/>
    <w:rsid w:val="00BA5790"/>
    <w:rsid w:val="00BB476B"/>
    <w:rsid w:val="00BB6444"/>
    <w:rsid w:val="00BC15E1"/>
    <w:rsid w:val="00BC176F"/>
    <w:rsid w:val="00BC365E"/>
    <w:rsid w:val="00BC6152"/>
    <w:rsid w:val="00BD40BB"/>
    <w:rsid w:val="00BE4AD1"/>
    <w:rsid w:val="00BF6C31"/>
    <w:rsid w:val="00C00A1A"/>
    <w:rsid w:val="00C1444E"/>
    <w:rsid w:val="00C35B12"/>
    <w:rsid w:val="00C36A98"/>
    <w:rsid w:val="00C427D2"/>
    <w:rsid w:val="00C43214"/>
    <w:rsid w:val="00C45136"/>
    <w:rsid w:val="00C47004"/>
    <w:rsid w:val="00C51747"/>
    <w:rsid w:val="00C52A35"/>
    <w:rsid w:val="00C60370"/>
    <w:rsid w:val="00C75E3A"/>
    <w:rsid w:val="00C769F3"/>
    <w:rsid w:val="00C777F9"/>
    <w:rsid w:val="00C86F66"/>
    <w:rsid w:val="00C92D48"/>
    <w:rsid w:val="00CA16AC"/>
    <w:rsid w:val="00CC0381"/>
    <w:rsid w:val="00CC08B3"/>
    <w:rsid w:val="00CD2194"/>
    <w:rsid w:val="00CD3621"/>
    <w:rsid w:val="00CD543C"/>
    <w:rsid w:val="00CE0B99"/>
    <w:rsid w:val="00CE438F"/>
    <w:rsid w:val="00CE5328"/>
    <w:rsid w:val="00CF2789"/>
    <w:rsid w:val="00CF3012"/>
    <w:rsid w:val="00D07190"/>
    <w:rsid w:val="00D11CB9"/>
    <w:rsid w:val="00D257F4"/>
    <w:rsid w:val="00D25C3D"/>
    <w:rsid w:val="00D3322F"/>
    <w:rsid w:val="00D375D6"/>
    <w:rsid w:val="00D4636D"/>
    <w:rsid w:val="00D5096E"/>
    <w:rsid w:val="00D54419"/>
    <w:rsid w:val="00D54D62"/>
    <w:rsid w:val="00D57C60"/>
    <w:rsid w:val="00D633BB"/>
    <w:rsid w:val="00D67B45"/>
    <w:rsid w:val="00D71129"/>
    <w:rsid w:val="00D7330D"/>
    <w:rsid w:val="00D80E37"/>
    <w:rsid w:val="00D84462"/>
    <w:rsid w:val="00D84847"/>
    <w:rsid w:val="00D86D5C"/>
    <w:rsid w:val="00D90135"/>
    <w:rsid w:val="00DA0C09"/>
    <w:rsid w:val="00DA618F"/>
    <w:rsid w:val="00DB245C"/>
    <w:rsid w:val="00DC058D"/>
    <w:rsid w:val="00DC4905"/>
    <w:rsid w:val="00DE2AC7"/>
    <w:rsid w:val="00DE4CB7"/>
    <w:rsid w:val="00DF063E"/>
    <w:rsid w:val="00DF34B8"/>
    <w:rsid w:val="00DF4901"/>
    <w:rsid w:val="00DF7B3D"/>
    <w:rsid w:val="00E118C2"/>
    <w:rsid w:val="00E15884"/>
    <w:rsid w:val="00E1633C"/>
    <w:rsid w:val="00E21B2F"/>
    <w:rsid w:val="00E22225"/>
    <w:rsid w:val="00E22A80"/>
    <w:rsid w:val="00E22BD2"/>
    <w:rsid w:val="00E22C20"/>
    <w:rsid w:val="00E23A7A"/>
    <w:rsid w:val="00E24C44"/>
    <w:rsid w:val="00E3211B"/>
    <w:rsid w:val="00E33C80"/>
    <w:rsid w:val="00E40567"/>
    <w:rsid w:val="00E42490"/>
    <w:rsid w:val="00E504A0"/>
    <w:rsid w:val="00E532A7"/>
    <w:rsid w:val="00E54C92"/>
    <w:rsid w:val="00E72859"/>
    <w:rsid w:val="00E80C84"/>
    <w:rsid w:val="00E810BC"/>
    <w:rsid w:val="00E8143E"/>
    <w:rsid w:val="00E85C04"/>
    <w:rsid w:val="00E90EE1"/>
    <w:rsid w:val="00E95198"/>
    <w:rsid w:val="00E97617"/>
    <w:rsid w:val="00EA34A2"/>
    <w:rsid w:val="00EB0729"/>
    <w:rsid w:val="00EB7F08"/>
    <w:rsid w:val="00EC4832"/>
    <w:rsid w:val="00ED5CDB"/>
    <w:rsid w:val="00ED5D0A"/>
    <w:rsid w:val="00ED673E"/>
    <w:rsid w:val="00EE4677"/>
    <w:rsid w:val="00EF2A7B"/>
    <w:rsid w:val="00EF6ECA"/>
    <w:rsid w:val="00F042D1"/>
    <w:rsid w:val="00F06B27"/>
    <w:rsid w:val="00F161ED"/>
    <w:rsid w:val="00F17F91"/>
    <w:rsid w:val="00F25262"/>
    <w:rsid w:val="00F25FF6"/>
    <w:rsid w:val="00F31FA9"/>
    <w:rsid w:val="00F35658"/>
    <w:rsid w:val="00F43B5A"/>
    <w:rsid w:val="00F53932"/>
    <w:rsid w:val="00F721EE"/>
    <w:rsid w:val="00F74F00"/>
    <w:rsid w:val="00F82821"/>
    <w:rsid w:val="00F94488"/>
    <w:rsid w:val="00FA07C7"/>
    <w:rsid w:val="00FA12E6"/>
    <w:rsid w:val="00FA2825"/>
    <w:rsid w:val="00FA53D1"/>
    <w:rsid w:val="00FB0E6A"/>
    <w:rsid w:val="00FB1995"/>
    <w:rsid w:val="00FB3545"/>
    <w:rsid w:val="00FB3A48"/>
    <w:rsid w:val="00FB5D05"/>
    <w:rsid w:val="00FC5E2A"/>
    <w:rsid w:val="00FC74BE"/>
    <w:rsid w:val="00FD6342"/>
    <w:rsid w:val="00FE0166"/>
    <w:rsid w:val="00FE09C5"/>
    <w:rsid w:val="00FE1608"/>
    <w:rsid w:val="00FE6118"/>
    <w:rsid w:val="00FE6203"/>
    <w:rsid w:val="00FE6C93"/>
    <w:rsid w:val="00FF0A78"/>
    <w:rsid w:val="00FF11D9"/>
    <w:rsid w:val="00FF3C90"/>
    <w:rsid w:val="00FF73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369CE"/>
  <w15:docId w15:val="{3C08204F-BB05-4DEA-8197-0D453FD0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25"/>
    <w:pPr>
      <w:spacing w:line="260" w:lineRule="atLeast"/>
      <w:jc w:val="both"/>
    </w:pPr>
    <w:rPr>
      <w:rFonts w:ascii="Palatino Linotype" w:hAnsi="Palatino Linotype"/>
      <w:noProof/>
      <w:color w:val="000000"/>
    </w:rPr>
  </w:style>
  <w:style w:type="paragraph" w:styleId="Heading2">
    <w:name w:val="heading 2"/>
    <w:basedOn w:val="Normal"/>
    <w:next w:val="Normal"/>
    <w:link w:val="Heading2Char"/>
    <w:qFormat/>
    <w:rsid w:val="00267575"/>
    <w:pPr>
      <w:keepNext/>
      <w:spacing w:before="240" w:after="60" w:line="480" w:lineRule="auto"/>
      <w:jc w:val="left"/>
      <w:outlineLvl w:val="1"/>
    </w:pPr>
    <w:rPr>
      <w:rFonts w:ascii="Calibri Light" w:eastAsia="Calibri" w:hAnsi="Calibri Light"/>
      <w:b/>
      <w:i/>
      <w:noProof w:val="0"/>
      <w:color w:val="auto"/>
      <w:sz w:val="28"/>
      <w:lang w:val="es-C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A2825"/>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A2825"/>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A2825"/>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A2825"/>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A2825"/>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A2825"/>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A2825"/>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A2825"/>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FA2825"/>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A2825"/>
    <w:pPr>
      <w:ind w:firstLine="0"/>
    </w:pPr>
  </w:style>
  <w:style w:type="paragraph" w:customStyle="1" w:styleId="MDPI31text">
    <w:name w:val="MDPI_3.1_text"/>
    <w:link w:val="MDPI31textChar"/>
    <w:qFormat/>
    <w:rsid w:val="00E118C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A2825"/>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FA2825"/>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A282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A2825"/>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741F5F"/>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741F5F"/>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A2825"/>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A2825"/>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A2825"/>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21B4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A2825"/>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A2825"/>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A2825"/>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FA2825"/>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A2825"/>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FA2825"/>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A2825"/>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A2825"/>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504A0"/>
    <w:p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FA2825"/>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A2825"/>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A2825"/>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A2825"/>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59464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A2825"/>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A2825"/>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A2825"/>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A2825"/>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A2825"/>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A2825"/>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A2825"/>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A2825"/>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A2825"/>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A2825"/>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A2825"/>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A2825"/>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A2825"/>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A2825"/>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FF0A78"/>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EndNoteBibliographyTitle">
    <w:name w:val="EndNote Bibliography Title"/>
    <w:basedOn w:val="Normal"/>
    <w:link w:val="EndNoteBibliographyTitleChar"/>
    <w:rsid w:val="00A44FED"/>
    <w:pPr>
      <w:jc w:val="center"/>
    </w:pPr>
    <w:rPr>
      <w:sz w:val="18"/>
    </w:rPr>
  </w:style>
  <w:style w:type="character" w:customStyle="1" w:styleId="MDPI31textChar">
    <w:name w:val="MDPI_3.1_text Char"/>
    <w:basedOn w:val="DefaultParagraphFont"/>
    <w:link w:val="MDPI31text"/>
    <w:rsid w:val="00A44FED"/>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A44FED"/>
    <w:rPr>
      <w:rFonts w:ascii="Palatino Linotype" w:eastAsia="Times New Roman" w:hAnsi="Palatino Linotype"/>
      <w:noProof/>
      <w:snapToGrid/>
      <w:color w:val="000000"/>
      <w:sz w:val="18"/>
      <w:szCs w:val="22"/>
      <w:lang w:eastAsia="de-DE" w:bidi="en-US"/>
    </w:rPr>
  </w:style>
  <w:style w:type="paragraph" w:customStyle="1" w:styleId="EndNoteBibliography">
    <w:name w:val="EndNote Bibliography"/>
    <w:basedOn w:val="Normal"/>
    <w:link w:val="EndNoteBibliographyChar"/>
    <w:rsid w:val="00A44FED"/>
    <w:pPr>
      <w:spacing w:line="240" w:lineRule="atLeast"/>
    </w:pPr>
    <w:rPr>
      <w:sz w:val="18"/>
    </w:rPr>
  </w:style>
  <w:style w:type="character" w:customStyle="1" w:styleId="EndNoteBibliographyChar">
    <w:name w:val="EndNote Bibliography Char"/>
    <w:basedOn w:val="MDPI31textChar"/>
    <w:link w:val="EndNoteBibliography"/>
    <w:rsid w:val="00A44FED"/>
    <w:rPr>
      <w:rFonts w:ascii="Palatino Linotype" w:eastAsia="Times New Roman" w:hAnsi="Palatino Linotype"/>
      <w:noProof/>
      <w:snapToGrid/>
      <w:color w:val="000000"/>
      <w:sz w:val="18"/>
      <w:szCs w:val="22"/>
      <w:lang w:eastAsia="de-DE" w:bidi="en-US"/>
    </w:rPr>
  </w:style>
  <w:style w:type="character" w:customStyle="1" w:styleId="Heading2Char">
    <w:name w:val="Heading 2 Char"/>
    <w:basedOn w:val="DefaultParagraphFont"/>
    <w:link w:val="Heading2"/>
    <w:rsid w:val="00267575"/>
    <w:rPr>
      <w:rFonts w:ascii="Calibri Light" w:eastAsia="Calibri" w:hAnsi="Calibri Light"/>
      <w:b/>
      <w:i/>
      <w:sz w:val="28"/>
      <w:lang w:val="es-CL" w:eastAsia="en-US"/>
    </w:rPr>
  </w:style>
  <w:style w:type="paragraph" w:styleId="Caption">
    <w:name w:val="caption"/>
    <w:basedOn w:val="Normal"/>
    <w:next w:val="Normal"/>
    <w:uiPriority w:val="35"/>
    <w:unhideWhenUsed/>
    <w:qFormat/>
    <w:rsid w:val="00435897"/>
    <w:pPr>
      <w:spacing w:after="200" w:line="240" w:lineRule="auto"/>
    </w:pPr>
    <w:rPr>
      <w:i/>
      <w:iCs/>
      <w:color w:val="44546A" w:themeColor="text2"/>
      <w:sz w:val="18"/>
      <w:szCs w:val="18"/>
    </w:rPr>
  </w:style>
  <w:style w:type="paragraph" w:styleId="Revision">
    <w:name w:val="Revision"/>
    <w:hidden/>
    <w:uiPriority w:val="99"/>
    <w:semiHidden/>
    <w:rsid w:val="002B12A5"/>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9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agwat.2014.08.01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ioneer.com/CMRoot/International/Chile/Products_and_Services/ens_grano_2012.pdf"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odepa.gob.cl//odepaweb/serviciosinformacion/Boletines/BMaiz0713.pdf;jsessionid=0953D27D8C95FA24FE79A17340FDEE93" TargetMode="External"/><Relationship Id="rId20" Type="http://schemas.openxmlformats.org/officeDocument/2006/relationships/hyperlink" Target="https://doi.org/10.1016/j.still.2005.0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rthShape\Desktop\1-Projects\Earthshape\0-Riveras_Silva_el_al\submission\soil_systems\hydraulic_sandy_CL\RESOURCES\soilsystem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25D3-B7EF-440C-B178-2F3C0A95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soilsystems-template.dotx</Template>
  <TotalTime>0</TotalTime>
  <Pages>20</Pages>
  <Words>27012</Words>
  <Characters>153973</Characters>
  <Application>Microsoft Office Word</Application>
  <DocSecurity>0</DocSecurity>
  <Lines>1283</Lines>
  <Paragraphs>361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180624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EarthShape</dc:creator>
  <cp:keywords/>
  <dc:description/>
  <cp:lastModifiedBy>Nicolás Riveras Muñoz</cp:lastModifiedBy>
  <cp:revision>56</cp:revision>
  <cp:lastPrinted>2022-09-17T05:24:00Z</cp:lastPrinted>
  <dcterms:created xsi:type="dcterms:W3CDTF">2022-08-24T08:08:00Z</dcterms:created>
  <dcterms:modified xsi:type="dcterms:W3CDTF">2022-10-17T08:56:00Z</dcterms:modified>
</cp:coreProperties>
</file>